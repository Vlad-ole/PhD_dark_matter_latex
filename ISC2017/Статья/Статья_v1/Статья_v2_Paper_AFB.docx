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AFF" w:rsidRDefault="00035FC6" w:rsidP="00290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ins w:id="0" w:author="Alexei Buzulutskov" w:date="2017-09-11T18:57:00Z">
        <w:r>
          <w:rPr>
            <w:rFonts w:ascii="Times New Roman" w:hAnsi="Times New Roman" w:cs="Times New Roman"/>
            <w:b/>
            <w:sz w:val="24"/>
            <w:szCs w:val="24"/>
          </w:rPr>
          <w:t xml:space="preserve">НЕКОТОРЫЕ </w:t>
        </w:r>
      </w:ins>
      <w:ins w:id="1" w:author="Alexei Buzulutskov" w:date="2017-09-11T18:56:00Z">
        <w:r>
          <w:rPr>
            <w:rFonts w:ascii="Times New Roman" w:hAnsi="Times New Roman" w:cs="Times New Roman"/>
            <w:b/>
            <w:sz w:val="24"/>
            <w:szCs w:val="24"/>
          </w:rPr>
          <w:t xml:space="preserve">ВОПРОСЫ </w:t>
        </w:r>
      </w:ins>
      <w:r w:rsidR="004E4532">
        <w:rPr>
          <w:rFonts w:ascii="Times New Roman" w:hAnsi="Times New Roman" w:cs="Times New Roman"/>
          <w:b/>
          <w:sz w:val="24"/>
          <w:szCs w:val="24"/>
        </w:rPr>
        <w:t>ИЗМЕРЕНИ</w:t>
      </w:r>
      <w:ins w:id="2" w:author="Alexei Buzulutskov" w:date="2017-09-11T18:57:00Z">
        <w:r w:rsidR="00E70E65">
          <w:rPr>
            <w:rFonts w:ascii="Times New Roman" w:hAnsi="Times New Roman" w:cs="Times New Roman"/>
            <w:b/>
            <w:sz w:val="24"/>
            <w:szCs w:val="24"/>
          </w:rPr>
          <w:t>Й</w:t>
        </w:r>
      </w:ins>
      <w:del w:id="3" w:author="Alexei Buzulutskov" w:date="2017-09-11T18:57:00Z">
        <w:r w:rsidR="004E4532" w:rsidDel="00035FC6">
          <w:rPr>
            <w:rFonts w:ascii="Times New Roman" w:hAnsi="Times New Roman" w:cs="Times New Roman"/>
            <w:b/>
            <w:sz w:val="24"/>
            <w:szCs w:val="24"/>
          </w:rPr>
          <w:delText>Е</w:delText>
        </w:r>
      </w:del>
      <w:r w:rsidR="004E4532"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 w:rsidR="004E4532">
        <w:rPr>
          <w:rFonts w:ascii="Times New Roman" w:hAnsi="Times New Roman" w:cs="Times New Roman"/>
          <w:b/>
          <w:sz w:val="24"/>
          <w:szCs w:val="24"/>
        </w:rPr>
        <w:t>ЫХ</w:t>
      </w:r>
      <w:r w:rsidR="004E4532"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 w:rsidR="004E4532">
        <w:rPr>
          <w:rFonts w:ascii="Times New Roman" w:hAnsi="Times New Roman" w:cs="Times New Roman"/>
          <w:b/>
          <w:sz w:val="24"/>
          <w:szCs w:val="24"/>
        </w:rPr>
        <w:t>ДОВ</w:t>
      </w:r>
      <w:r w:rsidR="004E4532"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 w:rsidR="004E4532">
        <w:rPr>
          <w:rFonts w:ascii="Times New Roman" w:hAnsi="Times New Roman" w:cs="Times New Roman"/>
          <w:b/>
          <w:sz w:val="24"/>
          <w:szCs w:val="24"/>
        </w:rPr>
        <w:t xml:space="preserve"> МЕТОДОМ</w:t>
      </w:r>
      <w:r w:rsidR="004E4532"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4532">
        <w:rPr>
          <w:rFonts w:ascii="Times New Roman" w:hAnsi="Times New Roman" w:cs="Times New Roman"/>
          <w:b/>
          <w:sz w:val="24"/>
          <w:szCs w:val="24"/>
        </w:rPr>
        <w:t>РАССЕЯНИЯ</w:t>
      </w:r>
      <w:r w:rsidR="004E4532"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4532">
        <w:rPr>
          <w:rFonts w:ascii="Times New Roman" w:hAnsi="Times New Roman" w:cs="Times New Roman"/>
          <w:b/>
          <w:sz w:val="24"/>
          <w:szCs w:val="24"/>
        </w:rPr>
        <w:t>НЕЙТРОНОВ</w:t>
      </w:r>
      <w:r w:rsidR="004E4532"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4532">
        <w:rPr>
          <w:rFonts w:ascii="Times New Roman" w:hAnsi="Times New Roman" w:cs="Times New Roman"/>
          <w:b/>
          <w:sz w:val="24"/>
          <w:szCs w:val="24"/>
        </w:rPr>
        <w:t>В</w:t>
      </w:r>
      <w:r w:rsidR="004E4532"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4532"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="004E4532"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4532"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29034F" w:rsidRPr="0098204A" w:rsidRDefault="0029034F" w:rsidP="002903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>, А. Ф. Бузулуцков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>Е. С. Гришняев</w:t>
      </w:r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16494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, </w:t>
      </w:r>
      <w:r w:rsidR="0016494C">
        <w:rPr>
          <w:rFonts w:ascii="Times New Roman" w:hAnsi="Times New Roman" w:cs="Times New Roman"/>
          <w:b/>
          <w:sz w:val="24"/>
          <w:szCs w:val="24"/>
        </w:rPr>
        <w:t>*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 С. В. Полосаткин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>Л. И. Шехтман</w:t>
      </w:r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>Институт ядерной физики им. Г.И. Будкера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EA6718" w:rsidRDefault="00361BE8" w:rsidP="00E603F5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94C" w:rsidRDefault="0016494C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В </w:t>
      </w:r>
      <w:ins w:id="4" w:author="Alexei Buzulutskov" w:date="2017-09-11T19:00:00Z">
        <w:r w:rsidR="00BE49B6">
          <w:rPr>
            <w:rFonts w:ascii="Times New Roman" w:hAnsi="Times New Roman" w:cs="Times New Roman"/>
            <w:sz w:val="24"/>
            <w:szCs w:val="24"/>
          </w:rPr>
          <w:t>настоящнй</w:t>
        </w:r>
      </w:ins>
      <w:del w:id="5" w:author="Alexei Buzulutskov" w:date="2017-09-11T19:00:00Z">
        <w:r w:rsidR="002E4738" w:rsidDel="00BE49B6">
          <w:rPr>
            <w:rFonts w:ascii="Times New Roman" w:hAnsi="Times New Roman" w:cs="Times New Roman"/>
            <w:sz w:val="24"/>
            <w:szCs w:val="24"/>
          </w:rPr>
          <w:delText>данной</w:delText>
        </w:r>
      </w:del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del w:id="6" w:author="Alexei Buzulutskov" w:date="2017-09-11T16:32:00Z">
        <w:r w:rsidR="00FC7D32" w:rsidDel="00413517">
          <w:rPr>
            <w:rFonts w:ascii="Times New Roman" w:hAnsi="Times New Roman" w:cs="Times New Roman"/>
            <w:sz w:val="24"/>
            <w:szCs w:val="24"/>
          </w:rPr>
          <w:delText xml:space="preserve">были </w:delText>
        </w:r>
      </w:del>
      <w:del w:id="7" w:author="Alexei Buzulutskov" w:date="2017-09-11T16:49:00Z">
        <w:r w:rsidR="00FC7D32" w:rsidDel="009B7C75">
          <w:rPr>
            <w:rFonts w:ascii="Times New Roman" w:hAnsi="Times New Roman" w:cs="Times New Roman"/>
            <w:sz w:val="24"/>
            <w:szCs w:val="24"/>
          </w:rPr>
          <w:delText>обсуждены</w:delText>
        </w:r>
        <w:r w:rsidR="00DF706B" w:rsidDel="009B7C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ins w:id="8" w:author="Alexei Buzulutskov" w:date="2017-09-11T16:49:00Z">
        <w:r w:rsidR="009B7C75">
          <w:rPr>
            <w:rFonts w:ascii="Times New Roman" w:hAnsi="Times New Roman" w:cs="Times New Roman"/>
            <w:sz w:val="24"/>
            <w:szCs w:val="24"/>
          </w:rPr>
          <w:t xml:space="preserve">обсуждаются </w:t>
        </w:r>
      </w:ins>
      <w:ins w:id="9" w:author="Alexei Buzulutskov" w:date="2017-09-11T18:59:00Z">
        <w:r w:rsidR="00BE49B6">
          <w:rPr>
            <w:rFonts w:ascii="Times New Roman" w:hAnsi="Times New Roman" w:cs="Times New Roman"/>
            <w:sz w:val="24"/>
            <w:szCs w:val="24"/>
          </w:rPr>
          <w:t xml:space="preserve">некоторые </w:t>
        </w:r>
      </w:ins>
      <w:r w:rsidR="00DF706B">
        <w:rPr>
          <w:rFonts w:ascii="Times New Roman" w:hAnsi="Times New Roman" w:cs="Times New Roman"/>
          <w:sz w:val="24"/>
          <w:szCs w:val="24"/>
        </w:rPr>
        <w:t xml:space="preserve">результаты предыдущих измерений </w:t>
      </w:r>
      <w:r w:rsidR="00887601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DF706B">
        <w:rPr>
          <w:rFonts w:ascii="Times New Roman" w:hAnsi="Times New Roman" w:cs="Times New Roman"/>
          <w:sz w:val="24"/>
          <w:szCs w:val="24"/>
        </w:rPr>
        <w:t>х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DF706B">
        <w:rPr>
          <w:rFonts w:ascii="Times New Roman" w:hAnsi="Times New Roman" w:cs="Times New Roman"/>
          <w:sz w:val="24"/>
          <w:szCs w:val="24"/>
        </w:rPr>
        <w:t>ов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ins w:id="10" w:author="Alexei Buzulutskov" w:date="2017-09-11T19:00:00Z">
        <w:r w:rsidR="00BE49B6">
          <w:rPr>
            <w:rFonts w:ascii="Times New Roman" w:hAnsi="Times New Roman" w:cs="Times New Roman"/>
            <w:sz w:val="24"/>
            <w:szCs w:val="24"/>
          </w:rPr>
          <w:t xml:space="preserve"> методом рассеяния нейтронов в двухфазном детекторе</w:t>
        </w:r>
      </w:ins>
      <w:del w:id="11" w:author="Alexei Buzulutskov" w:date="2017-09-11T16:57:00Z">
        <w:r w:rsidR="00064846" w:rsidDel="00AD6768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12" w:author="Alexei Buzulutskov" w:date="2017-09-11T16:50:00Z">
        <w:r w:rsidR="00DF706B" w:rsidDel="009B7C75">
          <w:rPr>
            <w:rFonts w:ascii="Times New Roman" w:hAnsi="Times New Roman" w:cs="Times New Roman"/>
            <w:sz w:val="24"/>
            <w:szCs w:val="24"/>
          </w:rPr>
          <w:delText xml:space="preserve">и </w:delText>
        </w:r>
        <w:r w:rsidR="00AB5ED5" w:rsidDel="009B7C75">
          <w:rPr>
            <w:rFonts w:ascii="Times New Roman" w:hAnsi="Times New Roman" w:cs="Times New Roman"/>
            <w:sz w:val="24"/>
            <w:szCs w:val="24"/>
          </w:rPr>
          <w:delText>рассмотрено</w:delText>
        </w:r>
        <w:r w:rsidR="00DF706B" w:rsidDel="009B7C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13" w:author="Alexei Buzulutskov" w:date="2017-09-11T16:57:00Z">
        <w:r w:rsidR="00DF706B" w:rsidDel="00AD6768">
          <w:rPr>
            <w:rFonts w:ascii="Times New Roman" w:hAnsi="Times New Roman" w:cs="Times New Roman"/>
            <w:sz w:val="24"/>
            <w:szCs w:val="24"/>
          </w:rPr>
          <w:delText>влияние примесей в аргоне н</w:delText>
        </w:r>
        <w:r w:rsidR="00BC74B5" w:rsidDel="00AD6768">
          <w:rPr>
            <w:rFonts w:ascii="Times New Roman" w:hAnsi="Times New Roman" w:cs="Times New Roman"/>
            <w:sz w:val="24"/>
            <w:szCs w:val="24"/>
          </w:rPr>
          <w:delText>а</w:delText>
        </w:r>
        <w:r w:rsidR="00DF706B" w:rsidDel="00AD6768">
          <w:rPr>
            <w:rFonts w:ascii="Times New Roman" w:hAnsi="Times New Roman" w:cs="Times New Roman"/>
            <w:sz w:val="24"/>
            <w:szCs w:val="24"/>
          </w:rPr>
          <w:delText xml:space="preserve"> результаты</w:delText>
        </w:r>
      </w:del>
      <w:r w:rsidR="00DF706B">
        <w:rPr>
          <w:rFonts w:ascii="Times New Roman" w:hAnsi="Times New Roman" w:cs="Times New Roman"/>
          <w:sz w:val="24"/>
          <w:szCs w:val="24"/>
        </w:rPr>
        <w:t>.</w:t>
      </w:r>
      <w:del w:id="14" w:author="Alexei Buzulutskov" w:date="2017-09-11T18:59:00Z">
        <w:r w:rsidR="00887601" w:rsidRPr="00CB0AC2" w:rsidDel="00BE49B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15" w:author="Alexei Buzulutskov" w:date="2017-09-11T16:49:00Z">
        <w:r w:rsidR="00AF749C" w:rsidDel="009B7C75">
          <w:rPr>
            <w:rFonts w:ascii="Times New Roman" w:hAnsi="Times New Roman" w:cs="Times New Roman"/>
            <w:sz w:val="24"/>
            <w:szCs w:val="24"/>
          </w:rPr>
          <w:delText>Был</w:delText>
        </w:r>
      </w:del>
      <w:del w:id="16" w:author="Alexei Buzulutskov" w:date="2017-09-11T16:52:00Z">
        <w:r w:rsidR="00AF749C" w:rsidDel="009B7C75">
          <w:rPr>
            <w:rFonts w:ascii="Times New Roman" w:hAnsi="Times New Roman" w:cs="Times New Roman"/>
            <w:sz w:val="24"/>
            <w:szCs w:val="24"/>
          </w:rPr>
          <w:delText xml:space="preserve"> п</w:delText>
        </w:r>
        <w:r w:rsidR="00AB5ED5" w:rsidDel="009B7C75">
          <w:rPr>
            <w:rFonts w:ascii="Times New Roman" w:hAnsi="Times New Roman" w:cs="Times New Roman"/>
            <w:sz w:val="24"/>
            <w:szCs w:val="24"/>
          </w:rPr>
          <w:delText>роанализирован</w:delText>
        </w:r>
        <w:r w:rsidR="00295559" w:rsidDel="009B7C75">
          <w:rPr>
            <w:rFonts w:ascii="Times New Roman" w:hAnsi="Times New Roman" w:cs="Times New Roman"/>
            <w:sz w:val="24"/>
            <w:szCs w:val="24"/>
          </w:rPr>
          <w:delText xml:space="preserve"> сигнал </w:delText>
        </w:r>
        <w:r w:rsidR="00295559" w:rsidDel="009B7C75">
          <w:rPr>
            <w:rFonts w:ascii="Times New Roman" w:hAnsi="Times New Roman" w:cs="Times New Roman"/>
            <w:sz w:val="24"/>
            <w:szCs w:val="24"/>
            <w:lang w:val="en-US"/>
          </w:rPr>
          <w:delText>S</w:delText>
        </w:r>
        <w:r w:rsidR="00295559" w:rsidRPr="006D3EDF" w:rsidDel="009B7C75">
          <w:rPr>
            <w:rFonts w:ascii="Times New Roman" w:hAnsi="Times New Roman" w:cs="Times New Roman"/>
            <w:sz w:val="24"/>
            <w:szCs w:val="24"/>
            <w:vertAlign w:val="subscript"/>
          </w:rPr>
          <w:delText>1</w:delText>
        </w:r>
        <w:r w:rsidR="00295559" w:rsidRPr="006D3EDF" w:rsidDel="009B7C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7969DA" w:rsidDel="009B7C75">
          <w:rPr>
            <w:rFonts w:ascii="Times New Roman" w:hAnsi="Times New Roman" w:cs="Times New Roman"/>
            <w:sz w:val="24"/>
            <w:szCs w:val="24"/>
          </w:rPr>
          <w:delText>и</w:delText>
        </w:r>
      </w:del>
      <w:r w:rsidR="007969DA">
        <w:rPr>
          <w:rFonts w:ascii="Times New Roman" w:hAnsi="Times New Roman" w:cs="Times New Roman"/>
          <w:sz w:val="24"/>
          <w:szCs w:val="24"/>
        </w:rPr>
        <w:t xml:space="preserve"> </w:t>
      </w:r>
      <w:ins w:id="17" w:author="Alexei Buzulutskov" w:date="2017-09-11T18:59:00Z">
        <w:r w:rsidR="00BE49B6">
          <w:rPr>
            <w:rFonts w:ascii="Times New Roman" w:hAnsi="Times New Roman" w:cs="Times New Roman"/>
            <w:sz w:val="24"/>
            <w:szCs w:val="24"/>
          </w:rPr>
          <w:t xml:space="preserve">Предлагаются </w:t>
        </w:r>
      </w:ins>
      <w:del w:id="18" w:author="Alexei Buzulutskov" w:date="2017-09-11T18:59:00Z">
        <w:r w:rsidR="006D3EDF" w:rsidDel="00BE49B6">
          <w:rPr>
            <w:rFonts w:ascii="Times New Roman" w:hAnsi="Times New Roman" w:cs="Times New Roman"/>
            <w:sz w:val="24"/>
            <w:szCs w:val="24"/>
          </w:rPr>
          <w:delText>предл</w:delText>
        </w:r>
        <w:r w:rsidR="00AB5ED5" w:rsidDel="00BE49B6">
          <w:rPr>
            <w:rFonts w:ascii="Times New Roman" w:hAnsi="Times New Roman" w:cs="Times New Roman"/>
            <w:sz w:val="24"/>
            <w:szCs w:val="24"/>
          </w:rPr>
          <w:delText>ожены</w:delText>
        </w:r>
        <w:r w:rsidR="006D3EDF" w:rsidDel="00BE49B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6D3EDF">
        <w:rPr>
          <w:rFonts w:ascii="Times New Roman" w:hAnsi="Times New Roman" w:cs="Times New Roman"/>
          <w:sz w:val="24"/>
          <w:szCs w:val="24"/>
        </w:rPr>
        <w:t xml:space="preserve">методы по повышению светосбора </w:t>
      </w:r>
      <w:ins w:id="19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 xml:space="preserve">сцинтилляционного </w:t>
        </w:r>
      </w:ins>
      <w:del w:id="20" w:author="Alexei Buzulutskov" w:date="2017-09-11T16:53:00Z">
        <w:r w:rsidR="006D3EDF" w:rsidDel="009B7C75">
          <w:rPr>
            <w:rFonts w:ascii="Times New Roman" w:hAnsi="Times New Roman" w:cs="Times New Roman"/>
            <w:sz w:val="24"/>
            <w:szCs w:val="24"/>
          </w:rPr>
          <w:delText xml:space="preserve">сигналов </w:delText>
        </w:r>
      </w:del>
      <w:ins w:id="21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>(</w:t>
        </w:r>
      </w:ins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del w:id="22" w:author="Alexei Buzulutskov" w:date="2017-09-11T16:53:00Z">
        <w:r w:rsidR="006D3EDF" w:rsidDel="009B7C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ins w:id="23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 xml:space="preserve">) </w:t>
        </w:r>
      </w:ins>
      <w:r w:rsidR="006D3EDF">
        <w:rPr>
          <w:rFonts w:ascii="Times New Roman" w:hAnsi="Times New Roman" w:cs="Times New Roman"/>
          <w:sz w:val="24"/>
          <w:szCs w:val="24"/>
        </w:rPr>
        <w:t xml:space="preserve">и </w:t>
      </w:r>
      <w:ins w:id="24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>ионизационного (</w:t>
        </w:r>
      </w:ins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del w:id="25" w:author="Alexei Buzulutskov" w:date="2017-09-11T16:53:00Z">
        <w:r w:rsidR="001756FD" w:rsidDel="009B7C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ins w:id="26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>) сигнал</w:t>
        </w:r>
      </w:ins>
      <w:ins w:id="27" w:author="Alexei Buzulutskov" w:date="2017-09-11T18:45:00Z">
        <w:r w:rsidR="00B03A2A">
          <w:rPr>
            <w:rFonts w:ascii="Times New Roman" w:hAnsi="Times New Roman" w:cs="Times New Roman"/>
            <w:sz w:val="24"/>
            <w:szCs w:val="24"/>
          </w:rPr>
          <w:t>ов</w:t>
        </w:r>
      </w:ins>
      <w:ins w:id="28" w:author="Alexei Buzulutskov" w:date="2017-09-11T16:53:00Z">
        <w:r w:rsidR="009B7C7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9" w:author="Alexei Buzulutskov" w:date="2017-09-11T19:01:00Z">
        <w:r w:rsidR="00BE49B6">
          <w:rPr>
            <w:rFonts w:ascii="Times New Roman" w:hAnsi="Times New Roman" w:cs="Times New Roman"/>
            <w:sz w:val="24"/>
            <w:szCs w:val="24"/>
          </w:rPr>
          <w:t xml:space="preserve">в двухфазном детекторе путем </w:t>
        </w:r>
      </w:ins>
      <w:del w:id="30" w:author="Alexei Buzulutskov" w:date="2017-09-11T19:01:00Z">
        <w:r w:rsidR="001756FD" w:rsidDel="00BE49B6">
          <w:rPr>
            <w:rFonts w:ascii="Times New Roman" w:hAnsi="Times New Roman" w:cs="Times New Roman"/>
            <w:sz w:val="24"/>
            <w:szCs w:val="24"/>
          </w:rPr>
          <w:delText xml:space="preserve">с </w:delText>
        </w:r>
      </w:del>
      <w:r w:rsidR="001756FD">
        <w:rPr>
          <w:rFonts w:ascii="Times New Roman" w:hAnsi="Times New Roman" w:cs="Times New Roman"/>
          <w:sz w:val="24"/>
          <w:szCs w:val="24"/>
        </w:rPr>
        <w:t>использовани</w:t>
      </w:r>
      <w:ins w:id="31" w:author="Alexei Buzulutskov" w:date="2017-09-11T19:01:00Z">
        <w:r w:rsidR="00BE49B6">
          <w:rPr>
            <w:rFonts w:ascii="Times New Roman" w:hAnsi="Times New Roman" w:cs="Times New Roman"/>
            <w:sz w:val="24"/>
            <w:szCs w:val="24"/>
          </w:rPr>
          <w:t>я</w:t>
        </w:r>
      </w:ins>
      <w:del w:id="32" w:author="Alexei Buzulutskov" w:date="2017-09-11T19:01:00Z">
        <w:r w:rsidR="001756FD" w:rsidDel="00BE49B6">
          <w:rPr>
            <w:rFonts w:ascii="Times New Roman" w:hAnsi="Times New Roman" w:cs="Times New Roman"/>
            <w:sz w:val="24"/>
            <w:szCs w:val="24"/>
          </w:rPr>
          <w:delText>ем</w:delText>
        </w:r>
      </w:del>
      <w:r w:rsidR="003C6961">
        <w:rPr>
          <w:rFonts w:ascii="Times New Roman" w:hAnsi="Times New Roman" w:cs="Times New Roman"/>
          <w:sz w:val="24"/>
          <w:szCs w:val="24"/>
        </w:rPr>
        <w:t xml:space="preserve"> </w:t>
      </w:r>
      <w:del w:id="33" w:author="Alexei Buzulutskov" w:date="2017-09-11T18:45:00Z">
        <w:r w:rsidR="003C6961" w:rsidDel="006B6796">
          <w:rPr>
            <w:rFonts w:ascii="Times New Roman" w:hAnsi="Times New Roman" w:cs="Times New Roman"/>
            <w:sz w:val="24"/>
            <w:szCs w:val="24"/>
          </w:rPr>
          <w:delText>дополнительной</w:delText>
        </w:r>
        <w:r w:rsidR="001756FD" w:rsidDel="006B679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34" w:author="Alexei Buzulutskov" w:date="2017-09-11T19:01:00Z">
        <w:r w:rsidR="001756FD" w:rsidDel="00BE49B6">
          <w:rPr>
            <w:rFonts w:ascii="Times New Roman" w:hAnsi="Times New Roman" w:cs="Times New Roman"/>
            <w:sz w:val="24"/>
            <w:szCs w:val="24"/>
          </w:rPr>
          <w:delText>матриц</w:delText>
        </w:r>
      </w:del>
      <w:del w:id="35" w:author="Alexei Buzulutskov" w:date="2017-09-11T18:45:00Z">
        <w:r w:rsidR="001756FD" w:rsidDel="006B6796">
          <w:rPr>
            <w:rFonts w:ascii="Times New Roman" w:hAnsi="Times New Roman" w:cs="Times New Roman"/>
            <w:sz w:val="24"/>
            <w:szCs w:val="24"/>
          </w:rPr>
          <w:delText>ы</w:delText>
        </w:r>
      </w:del>
      <w:del w:id="36" w:author="Alexei Buzulutskov" w:date="2017-09-11T19:01:00Z">
        <w:r w:rsidR="001756FD" w:rsidDel="00BE49B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1756FD">
        <w:rPr>
          <w:rFonts w:ascii="Times New Roman" w:hAnsi="Times New Roman" w:cs="Times New Roman"/>
          <w:sz w:val="24"/>
          <w:szCs w:val="24"/>
          <w:lang w:val="en-US"/>
        </w:rPr>
        <w:t>SiPM</w:t>
      </w:r>
      <w:ins w:id="37" w:author="Alexei Buzulutskov" w:date="2017-09-11T19:01:00Z">
        <w:r w:rsidR="00BE49B6">
          <w:rPr>
            <w:rFonts w:ascii="Times New Roman" w:hAnsi="Times New Roman" w:cs="Times New Roman"/>
            <w:sz w:val="24"/>
            <w:szCs w:val="24"/>
          </w:rPr>
          <w:t>-матриц</w:t>
        </w:r>
      </w:ins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1756FD">
        <w:rPr>
          <w:rFonts w:ascii="Times New Roman" w:hAnsi="Times New Roman" w:cs="Times New Roman"/>
          <w:sz w:val="24"/>
          <w:szCs w:val="24"/>
        </w:rPr>
        <w:t xml:space="preserve">и </w:t>
      </w:r>
      <w:ins w:id="38" w:author="Alexei Buzulutskov" w:date="2017-09-11T16:54:00Z">
        <w:r w:rsidR="009B7C75">
          <w:rPr>
            <w:rFonts w:ascii="Times New Roman" w:hAnsi="Times New Roman" w:cs="Times New Roman"/>
            <w:sz w:val="24"/>
            <w:szCs w:val="24"/>
          </w:rPr>
          <w:t>электрод</w:t>
        </w:r>
      </w:ins>
      <w:ins w:id="39" w:author="Alexei Buzulutskov" w:date="2017-09-11T18:45:00Z">
        <w:r w:rsidR="006B6796">
          <w:rPr>
            <w:rFonts w:ascii="Times New Roman" w:hAnsi="Times New Roman" w:cs="Times New Roman"/>
            <w:sz w:val="24"/>
            <w:szCs w:val="24"/>
          </w:rPr>
          <w:t>ов</w:t>
        </w:r>
      </w:ins>
      <w:ins w:id="40" w:author="Alexei Buzulutskov" w:date="2017-09-11T16:54:00Z">
        <w:r w:rsidR="009B7C7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1756FD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1468E3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1468E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CE5767">
        <w:rPr>
          <w:rFonts w:ascii="Times New Roman" w:hAnsi="Times New Roman" w:cs="Times New Roman"/>
          <w:sz w:val="24"/>
          <w:szCs w:val="24"/>
        </w:rPr>
        <w:t>п</w:t>
      </w:r>
      <w:r w:rsidR="001756FD">
        <w:rPr>
          <w:rFonts w:ascii="Times New Roman" w:hAnsi="Times New Roman" w:cs="Times New Roman"/>
          <w:sz w:val="24"/>
          <w:szCs w:val="24"/>
        </w:rPr>
        <w:t>овышенной</w:t>
      </w:r>
      <w:r w:rsidR="001468E3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1468E3">
        <w:rPr>
          <w:rFonts w:ascii="Times New Roman" w:hAnsi="Times New Roman" w:cs="Times New Roman"/>
          <w:sz w:val="24"/>
          <w:szCs w:val="24"/>
        </w:rPr>
        <w:t>оптической</w:t>
      </w:r>
      <w:r w:rsidR="001756FD">
        <w:rPr>
          <w:rFonts w:ascii="Times New Roman" w:hAnsi="Times New Roman" w:cs="Times New Roman"/>
          <w:sz w:val="24"/>
          <w:szCs w:val="24"/>
        </w:rPr>
        <w:t xml:space="preserve"> прозрачност</w:t>
      </w:r>
      <w:r w:rsidR="001468E3">
        <w:rPr>
          <w:rFonts w:ascii="Times New Roman" w:hAnsi="Times New Roman" w:cs="Times New Roman"/>
          <w:sz w:val="24"/>
          <w:szCs w:val="24"/>
        </w:rPr>
        <w:t>ью</w:t>
      </w:r>
      <w:r w:rsidR="001756FD">
        <w:rPr>
          <w:rFonts w:ascii="Times New Roman" w:hAnsi="Times New Roman" w:cs="Times New Roman"/>
          <w:sz w:val="24"/>
          <w:szCs w:val="24"/>
        </w:rPr>
        <w:t>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AE0DCB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</w:t>
      </w:r>
      <w:r w:rsidR="006459BB">
        <w:rPr>
          <w:rFonts w:ascii="Times New Roman" w:hAnsi="Times New Roman" w:cs="Times New Roman"/>
          <w:sz w:val="24"/>
          <w:szCs w:val="24"/>
        </w:rPr>
        <w:t>двойного рассеяния нейтронов, который позволит измерить ионизационный выход ядер отдачи</w:t>
      </w:r>
      <w:r w:rsidR="003F4630">
        <w:rPr>
          <w:rFonts w:ascii="Times New Roman" w:hAnsi="Times New Roman" w:cs="Times New Roman"/>
          <w:sz w:val="24"/>
          <w:szCs w:val="24"/>
        </w:rPr>
        <w:t xml:space="preserve"> в ранее неизученном</w:t>
      </w:r>
      <w:r w:rsidR="006459BB">
        <w:rPr>
          <w:rFonts w:ascii="Times New Roman" w:hAnsi="Times New Roman" w:cs="Times New Roman"/>
          <w:sz w:val="24"/>
          <w:szCs w:val="24"/>
        </w:rPr>
        <w:t xml:space="preserve"> диапазоне энергий</w:t>
      </w:r>
      <w:ins w:id="41" w:author="Alexei Buzulutskov" w:date="2017-09-11T18:45:00Z">
        <w:r w:rsidR="00C10953">
          <w:rPr>
            <w:rFonts w:ascii="Times New Roman" w:hAnsi="Times New Roman" w:cs="Times New Roman"/>
            <w:sz w:val="24"/>
            <w:szCs w:val="24"/>
          </w:rPr>
          <w:t>.</w:t>
        </w:r>
      </w:ins>
      <w:r w:rsidR="006459BB">
        <w:rPr>
          <w:rFonts w:ascii="Times New Roman" w:hAnsi="Times New Roman" w:cs="Times New Roman"/>
          <w:sz w:val="24"/>
          <w:szCs w:val="24"/>
        </w:rPr>
        <w:t xml:space="preserve"> </w:t>
      </w:r>
      <w:del w:id="42" w:author="Alexei Buzulutskov" w:date="2017-09-11T18:45:00Z">
        <w:r w:rsidR="006459BB" w:rsidDel="00C10953">
          <w:rPr>
            <w:rFonts w:ascii="Times New Roman" w:hAnsi="Times New Roman" w:cs="Times New Roman"/>
            <w:sz w:val="24"/>
            <w:szCs w:val="24"/>
          </w:rPr>
          <w:delText>от 60 до 233 кэВ.</w:delText>
        </w:r>
      </w:del>
    </w:p>
    <w:p w:rsidR="0079074B" w:rsidRPr="00413517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6FC4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MEASUREMENT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YIELDS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r w:rsidR="0067612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NEUTRON SCATTERING METHOD</w:t>
      </w:r>
      <w:r w:rsidR="002620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TWO-PHASE DETECTOR</w:t>
      </w:r>
    </w:p>
    <w:p w:rsidR="004B445E" w:rsidRDefault="004B445E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Pr="007C614E" w:rsidRDefault="00FB6FC4" w:rsidP="00FB6FC4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="0006142F" w:rsidRPr="00D57492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</w:p>
    <w:p w:rsidR="00FB6FC4" w:rsidRPr="007C614E" w:rsidRDefault="00FB6FC4" w:rsidP="00FB6FC4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3303" w:rsidRPr="0092671E" w:rsidRDefault="00FB6FC4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74A82">
        <w:rPr>
          <w:rFonts w:ascii="Times New Roman" w:hAnsi="Times New Roman" w:cs="Times New Roman"/>
          <w:sz w:val="24"/>
          <w:szCs w:val="24"/>
          <w:lang w:val="en-US"/>
        </w:rPr>
        <w:t>is related</w:t>
      </w:r>
      <w:proofErr w:type="gramEnd"/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to the energy calibration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>dark matter detectors and low-energy neutrinos.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 xml:space="preserve">the previous results of 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 w:rsidRPr="00917D7E">
        <w:rPr>
          <w:rFonts w:ascii="Times New Roman" w:hAnsi="Times New Roman" w:cs="Times New Roman"/>
          <w:sz w:val="24"/>
          <w:szCs w:val="24"/>
          <w:lang w:val="en-US"/>
        </w:rPr>
        <w:t>in liquid argon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AB5ED5" w:rsidRPr="00AB5ED5">
        <w:rPr>
          <w:rFonts w:ascii="Times New Roman" w:hAnsi="Times New Roman" w:cs="Times New Roman"/>
          <w:sz w:val="24"/>
          <w:szCs w:val="24"/>
          <w:lang w:val="en-US"/>
        </w:rPr>
        <w:t xml:space="preserve">influence of impurities in argon 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on results </w:t>
      </w:r>
      <w:proofErr w:type="gramStart"/>
      <w:r w:rsidR="00DA5C2E">
        <w:rPr>
          <w:rFonts w:ascii="Times New Roman" w:hAnsi="Times New Roman" w:cs="Times New Roman"/>
          <w:sz w:val="24"/>
          <w:szCs w:val="24"/>
          <w:lang w:val="en-US"/>
        </w:rPr>
        <w:t>have been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discussed</w:t>
      </w:r>
      <w:proofErr w:type="gramEnd"/>
      <w:r w:rsidR="00AB5ED5">
        <w:rPr>
          <w:rFonts w:ascii="Times New Roman" w:hAnsi="Times New Roman" w:cs="Times New Roman"/>
          <w:sz w:val="24"/>
          <w:szCs w:val="24"/>
          <w:lang w:val="en-US"/>
        </w:rPr>
        <w:t>. The S</w:t>
      </w:r>
      <w:r w:rsidR="00AB5ED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signal </w:t>
      </w:r>
      <w:proofErr w:type="gramStart"/>
      <w:r w:rsidR="00D724DF">
        <w:rPr>
          <w:rFonts w:ascii="Times New Roman" w:hAnsi="Times New Roman" w:cs="Times New Roman"/>
          <w:sz w:val="24"/>
          <w:szCs w:val="24"/>
          <w:lang w:val="en-US"/>
        </w:rPr>
        <w:t>ha</w:t>
      </w:r>
      <w:r w:rsidR="0023736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724DF">
        <w:rPr>
          <w:rFonts w:ascii="Times New Roman" w:hAnsi="Times New Roman" w:cs="Times New Roman"/>
          <w:sz w:val="24"/>
          <w:szCs w:val="24"/>
          <w:lang w:val="en-US"/>
        </w:rPr>
        <w:t xml:space="preserve"> been</w:t>
      </w:r>
      <w:r w:rsidR="00A13A07">
        <w:rPr>
          <w:rFonts w:ascii="Times New Roman" w:hAnsi="Times New Roman" w:cs="Times New Roman"/>
          <w:sz w:val="24"/>
          <w:szCs w:val="24"/>
          <w:lang w:val="en-US"/>
        </w:rPr>
        <w:t xml:space="preserve"> analyzed</w:t>
      </w:r>
      <w:proofErr w:type="gramEnd"/>
      <w:r w:rsidR="00A13A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F749C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36FA6" w:rsidRPr="00E36F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>methods to improve light collection of S</w:t>
      </w:r>
      <w:r w:rsidR="00E36FA6" w:rsidRPr="00E36FA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 xml:space="preserve"> and S</w:t>
      </w:r>
      <w:r w:rsidR="00E36FA6" w:rsidRPr="00E36FA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 xml:space="preserve"> signals</w:t>
      </w:r>
      <w:r w:rsidR="007C2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25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additional SiPM matrix and THGEM with </w:t>
      </w:r>
      <w:r w:rsidR="002D3DFC" w:rsidRPr="002D3DFC">
        <w:rPr>
          <w:rFonts w:ascii="Times New Roman" w:hAnsi="Times New Roman" w:cs="Times New Roman"/>
          <w:sz w:val="24"/>
          <w:szCs w:val="24"/>
          <w:lang w:val="en-US"/>
        </w:rPr>
        <w:t>increased</w:t>
      </w:r>
      <w:r w:rsidR="002D3DFC">
        <w:rPr>
          <w:rFonts w:ascii="Times New Roman" w:hAnsi="Times New Roman" w:cs="Times New Roman"/>
          <w:sz w:val="24"/>
          <w:szCs w:val="24"/>
          <w:lang w:val="en-US"/>
        </w:rPr>
        <w:t xml:space="preserve"> optical</w:t>
      </w:r>
      <w:r w:rsidR="002D3DFC" w:rsidRPr="002D3D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25D2" w:rsidRPr="007C25D2">
        <w:rPr>
          <w:rFonts w:ascii="Times New Roman" w:hAnsi="Times New Roman" w:cs="Times New Roman"/>
          <w:sz w:val="24"/>
          <w:szCs w:val="24"/>
          <w:lang w:val="en-US"/>
        </w:rPr>
        <w:t>transparency</w:t>
      </w:r>
      <w:r w:rsidR="0092671E" w:rsidRPr="00926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71E">
        <w:rPr>
          <w:rFonts w:ascii="Times New Roman" w:hAnsi="Times New Roman" w:cs="Times New Roman"/>
          <w:sz w:val="24"/>
          <w:szCs w:val="24"/>
          <w:lang w:val="en-US"/>
        </w:rPr>
        <w:t xml:space="preserve">have been </w:t>
      </w:r>
      <w:r w:rsidR="00AB7304">
        <w:rPr>
          <w:rFonts w:ascii="Times New Roman" w:hAnsi="Times New Roman" w:cs="Times New Roman"/>
          <w:sz w:val="24"/>
          <w:szCs w:val="24"/>
          <w:lang w:val="en-US"/>
        </w:rPr>
        <w:t>proposed.</w:t>
      </w:r>
      <w:r w:rsid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>These steps are necessary to implement the</w:t>
      </w:r>
      <w:r w:rsidR="00D47C48">
        <w:rPr>
          <w:rFonts w:ascii="Times New Roman" w:hAnsi="Times New Roman" w:cs="Times New Roman"/>
          <w:sz w:val="24"/>
          <w:szCs w:val="24"/>
          <w:lang w:val="en-US"/>
        </w:rPr>
        <w:t xml:space="preserve"> neutron double-scattering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 method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, which will allow us to measure 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CC1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r w:rsidR="005C1897" w:rsidRPr="005C1897">
        <w:rPr>
          <w:rFonts w:ascii="Times New Roman" w:hAnsi="Times New Roman" w:cs="Times New Roman"/>
          <w:sz w:val="24"/>
          <w:szCs w:val="24"/>
          <w:lang w:val="en-US"/>
        </w:rPr>
        <w:t xml:space="preserve">uninvestigated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>energy range</w:t>
      </w:r>
      <w:r w:rsidR="0011475B">
        <w:rPr>
          <w:rFonts w:ascii="Times New Roman" w:hAnsi="Times New Roman" w:cs="Times New Roman"/>
          <w:sz w:val="24"/>
          <w:szCs w:val="24"/>
          <w:lang w:val="en-US"/>
        </w:rPr>
        <w:t xml:space="preserve"> from 60 keV to 233 keV.</w:t>
      </w:r>
    </w:p>
    <w:p w:rsidR="009B6571" w:rsidRPr="00413517" w:rsidRDefault="009B6571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B6571">
        <w:rPr>
          <w:rFonts w:ascii="Times New Roman" w:hAnsi="Times New Roman" w:cs="Times New Roman"/>
          <w:sz w:val="24"/>
          <w:szCs w:val="24"/>
        </w:rPr>
        <w:t>PACS:</w:t>
      </w:r>
      <w:r w:rsidR="00B9225E" w:rsidRPr="004135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7391" w:rsidRPr="00413517">
        <w:rPr>
          <w:rFonts w:ascii="Times New Roman" w:hAnsi="Times New Roman" w:cs="Times New Roman"/>
          <w:sz w:val="24"/>
          <w:szCs w:val="24"/>
        </w:rPr>
        <w:t>95.35.+</w:t>
      </w:r>
      <w:proofErr w:type="gramEnd"/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413517">
        <w:rPr>
          <w:rFonts w:ascii="Times New Roman" w:hAnsi="Times New Roman" w:cs="Times New Roman"/>
          <w:sz w:val="24"/>
          <w:szCs w:val="24"/>
        </w:rPr>
        <w:t>; 72.10.-</w:t>
      </w:r>
      <w:r w:rsidR="00F1667B" w:rsidRPr="00F166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413517">
        <w:rPr>
          <w:rFonts w:ascii="Times New Roman" w:hAnsi="Times New Roman" w:cs="Times New Roman"/>
          <w:sz w:val="24"/>
          <w:szCs w:val="24"/>
        </w:rPr>
        <w:t xml:space="preserve">; </w:t>
      </w:r>
      <w:r w:rsidR="0046698C" w:rsidRPr="00413517">
        <w:rPr>
          <w:rFonts w:ascii="Times New Roman" w:hAnsi="Times New Roman" w:cs="Times New Roman"/>
          <w:sz w:val="24"/>
          <w:szCs w:val="24"/>
        </w:rPr>
        <w:t>29.40.-</w:t>
      </w:r>
      <w:r w:rsidR="0046698C" w:rsidRPr="0046698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010CB" w:rsidRPr="00413517">
        <w:rPr>
          <w:rFonts w:ascii="Times New Roman" w:hAnsi="Times New Roman" w:cs="Times New Roman"/>
          <w:sz w:val="24"/>
          <w:szCs w:val="24"/>
        </w:rPr>
        <w:t xml:space="preserve">; </w:t>
      </w:r>
      <w:r w:rsidR="00DB0FA4" w:rsidRPr="00413517">
        <w:rPr>
          <w:rFonts w:ascii="Times New Roman" w:hAnsi="Times New Roman" w:cs="Times New Roman"/>
          <w:sz w:val="24"/>
          <w:szCs w:val="24"/>
        </w:rPr>
        <w:t>95.55.</w:t>
      </w:r>
      <w:r w:rsidR="00DB0FA4" w:rsidRPr="00DB0FA4">
        <w:rPr>
          <w:rFonts w:ascii="Times New Roman" w:hAnsi="Times New Roman" w:cs="Times New Roman"/>
          <w:sz w:val="24"/>
          <w:szCs w:val="24"/>
          <w:lang w:val="en-US"/>
        </w:rPr>
        <w:t>Vj</w:t>
      </w:r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73A6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Ионизационный выход, измеряемый в эксперименте, определяется следующим образом: </w:t>
      </w:r>
    </w:p>
    <w:p w:rsidR="0017252A" w:rsidRDefault="00412400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="0017252A"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 w:rsidRPr="004A2B28">
        <w:rPr>
          <w:rFonts w:ascii="Times New Roman" w:hAnsi="Times New Roman" w:cs="Times New Roman"/>
          <w:sz w:val="24"/>
          <w:szCs w:val="24"/>
        </w:rPr>
        <w:t>(</w:t>
      </w:r>
      <w:r w:rsidR="0017252A" w:rsidRPr="00C61B53">
        <w:rPr>
          <w:rFonts w:ascii="Times New Roman" w:hAnsi="Times New Roman" w:cs="Times New Roman"/>
          <w:sz w:val="24"/>
          <w:szCs w:val="24"/>
        </w:rPr>
        <w:t>1</w:t>
      </w:r>
      <w:r w:rsidR="0017252A"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066987" w:rsidRPr="00066987" w:rsidRDefault="0017252A" w:rsidP="00BE3FF0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proofErr w:type="gramEnd"/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01B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В двухфазном детекторе можно выделить две части сигнала: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 w:rsidRP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сцинтилляциями в жидкости, и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</w:t>
      </w:r>
      <w:ins w:id="43" w:author="Alexei Buzulutskov" w:date="2017-09-11T16:35:00Z">
        <w:r w:rsidR="00413517">
          <w:rPr>
            <w:rFonts w:ascii="Times New Roman" w:eastAsiaTheme="minorEastAsia" w:hAnsi="Times New Roman" w:cs="Times New Roman"/>
            <w:sz w:val="24"/>
            <w:szCs w:val="24"/>
          </w:rPr>
          <w:t xml:space="preserve">ионизацией в жидкой фазе и последующей </w:t>
        </w:r>
      </w:ins>
      <w:r w:rsidR="00066987">
        <w:rPr>
          <w:rFonts w:ascii="Times New Roman" w:eastAsiaTheme="minorEastAsia" w:hAnsi="Times New Roman" w:cs="Times New Roman"/>
          <w:sz w:val="24"/>
          <w:szCs w:val="24"/>
        </w:rPr>
        <w:t>электролюминесценцией</w:t>
      </w:r>
      <w:r w:rsidR="0048704A">
        <w:rPr>
          <w:rFonts w:ascii="Times New Roman" w:eastAsiaTheme="minorEastAsia" w:hAnsi="Times New Roman" w:cs="Times New Roman"/>
          <w:sz w:val="24"/>
          <w:szCs w:val="24"/>
        </w:rPr>
        <w:t xml:space="preserve"> (ЭЛ)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 в газ</w:t>
      </w:r>
      <w:del w:id="44" w:author="Alexei Buzulutskov" w:date="2017-09-11T16:36:00Z">
        <w:r w:rsidR="00066987" w:rsidDel="00413517">
          <w:rPr>
            <w:rFonts w:ascii="Times New Roman" w:eastAsiaTheme="minorEastAsia" w:hAnsi="Times New Roman" w:cs="Times New Roman"/>
            <w:sz w:val="24"/>
            <w:szCs w:val="24"/>
          </w:rPr>
          <w:delText>е</w:delText>
        </w:r>
      </w:del>
      <w:ins w:id="45" w:author="Alexei Buzulutskov" w:date="2017-09-11T16:36:00Z">
        <w:r w:rsidR="00413517">
          <w:rPr>
            <w:rFonts w:ascii="Times New Roman" w:eastAsiaTheme="minorEastAsia" w:hAnsi="Times New Roman" w:cs="Times New Roman"/>
            <w:sz w:val="24"/>
            <w:szCs w:val="24"/>
          </w:rPr>
          <w:t>овой фазе</w:t>
        </w:r>
      </w:ins>
      <w:r w:rsidR="0006698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31F1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</w:t>
      </w:r>
      <w:r w:rsidR="00BE3FF0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(1) справедлив</w:t>
      </w:r>
      <w:r w:rsidR="00BB7570">
        <w:rPr>
          <w:rFonts w:ascii="Times New Roman" w:eastAsiaTheme="minorEastAsia" w:hAnsi="Times New Roman" w:cs="Times New Roman"/>
          <w:sz w:val="24"/>
          <w:szCs w:val="24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0730BE">
        <w:rPr>
          <w:rFonts w:ascii="Times New Roman" w:hAnsi="Times New Roman" w:cs="Times New Roman"/>
          <w:sz w:val="24"/>
        </w:rPr>
        <w:t>electron-equivalent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</w:t>
      </w:r>
      <w:del w:id="46" w:author="Alexei Buzulutskov" w:date="2017-09-11T16:39:00Z">
        <w:r w:rsidR="00CE2A9A" w:rsidDel="00C03225">
          <w:rPr>
            <w:rFonts w:ascii="Times New Roman" w:hAnsi="Times New Roman" w:cs="Times New Roman"/>
            <w:sz w:val="24"/>
            <w:szCs w:val="24"/>
          </w:rPr>
          <w:delText>обсужда</w:delText>
        </w:r>
        <w:r w:rsidR="001013ED" w:rsidDel="00C03225">
          <w:rPr>
            <w:rFonts w:ascii="Times New Roman" w:hAnsi="Times New Roman" w:cs="Times New Roman"/>
            <w:sz w:val="24"/>
            <w:szCs w:val="24"/>
          </w:rPr>
          <w:delText>ю</w:delText>
        </w:r>
        <w:r w:rsidR="00CE2A9A" w:rsidDel="00C03225">
          <w:rPr>
            <w:rFonts w:ascii="Times New Roman" w:hAnsi="Times New Roman" w:cs="Times New Roman"/>
            <w:sz w:val="24"/>
            <w:szCs w:val="24"/>
          </w:rPr>
          <w:delText>тся</w:delText>
        </w:r>
        <w:r w:rsidR="002A1A03" w:rsidDel="00C03225">
          <w:rPr>
            <w:rFonts w:ascii="Times New Roman" w:hAnsi="Times New Roman" w:cs="Times New Roman"/>
            <w:sz w:val="24"/>
            <w:szCs w:val="24"/>
          </w:rPr>
          <w:delText xml:space="preserve"> обобщенные по </w:delText>
        </w:r>
      </w:del>
      <w:del w:id="47" w:author="Alexei Buzulutskov" w:date="2017-09-11T16:37:00Z">
        <w:r w:rsidR="002A1A03" w:rsidDel="00413517">
          <w:rPr>
            <w:rFonts w:ascii="Times New Roman" w:hAnsi="Times New Roman" w:cs="Times New Roman"/>
            <w:sz w:val="24"/>
            <w:szCs w:val="24"/>
          </w:rPr>
          <w:delText>многи</w:delText>
        </w:r>
        <w:r w:rsidR="00F51048" w:rsidDel="00413517">
          <w:rPr>
            <w:rFonts w:ascii="Times New Roman" w:hAnsi="Times New Roman" w:cs="Times New Roman"/>
            <w:sz w:val="24"/>
            <w:szCs w:val="24"/>
          </w:rPr>
          <w:delText>м</w:delText>
        </w:r>
        <w:r w:rsidR="002A1A03" w:rsidDel="00413517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48" w:author="Alexei Buzulutskov" w:date="2017-09-11T16:39:00Z">
        <w:r w:rsidR="002A1A03" w:rsidDel="00C03225">
          <w:rPr>
            <w:rFonts w:ascii="Times New Roman" w:hAnsi="Times New Roman" w:cs="Times New Roman"/>
            <w:sz w:val="24"/>
            <w:szCs w:val="24"/>
          </w:rPr>
          <w:delText>экспериментам</w:delText>
        </w:r>
        <w:r w:rsidR="00DA6F1D" w:rsidRPr="00E054B1" w:rsidDel="00C0322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E2A9A" w:rsidDel="00C03225">
          <w:rPr>
            <w:rFonts w:ascii="Times New Roman" w:hAnsi="Times New Roman" w:cs="Times New Roman"/>
            <w:sz w:val="24"/>
            <w:szCs w:val="24"/>
          </w:rPr>
          <w:delText xml:space="preserve">результаты </w:delText>
        </w:r>
        <w:r w:rsidR="000274A7" w:rsidDel="00C03225">
          <w:rPr>
            <w:rFonts w:ascii="Times New Roman" w:hAnsi="Times New Roman" w:cs="Times New Roman"/>
            <w:sz w:val="24"/>
            <w:szCs w:val="24"/>
          </w:rPr>
          <w:delText>ионизационных выходов</w:delText>
        </w:r>
      </w:del>
      <w:ins w:id="49" w:author="Alexei Buzulutskov" w:date="2017-09-11T16:39:00Z">
        <w:r w:rsidR="00C03225">
          <w:rPr>
            <w:rFonts w:ascii="Times New Roman" w:hAnsi="Times New Roman" w:cs="Times New Roman"/>
            <w:sz w:val="24"/>
            <w:szCs w:val="24"/>
          </w:rPr>
          <w:t>сравниваются результаты этих экспериментов</w:t>
        </w:r>
      </w:ins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одному </w:t>
      </w:r>
      <w:proofErr w:type="gramStart"/>
      <w:r w:rsidR="00C61046">
        <w:rPr>
          <w:rFonts w:ascii="Times New Roman" w:hAnsi="Times New Roman" w:cs="Times New Roman"/>
          <w:sz w:val="24"/>
          <w:szCs w:val="24"/>
        </w:rPr>
        <w:t>электрическому</w:t>
      </w:r>
      <w:proofErr w:type="gramEnd"/>
      <w:r w:rsidR="001B47C7">
        <w:rPr>
          <w:rFonts w:ascii="Times New Roman" w:hAnsi="Times New Roman" w:cs="Times New Roman"/>
          <w:sz w:val="24"/>
          <w:szCs w:val="24"/>
        </w:rPr>
        <w:t xml:space="preserve"> полю</w:t>
      </w:r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</w:t>
      </w:r>
      <w:r w:rsidR="00F152D7">
        <w:rPr>
          <w:rFonts w:ascii="Times New Roman" w:hAnsi="Times New Roman" w:cs="Times New Roman"/>
          <w:sz w:val="24"/>
          <w:szCs w:val="24"/>
        </w:rPr>
        <w:t xml:space="preserve"> (взят из </w:t>
      </w:r>
      <w:r w:rsidR="00F152D7" w:rsidRPr="00413517">
        <w:rPr>
          <w:rFonts w:ascii="Times New Roman" w:hAnsi="Times New Roman" w:cs="Times New Roman"/>
          <w:sz w:val="24"/>
          <w:szCs w:val="24"/>
          <w:rPrChange w:id="50" w:author="Alexei Buzulutskov" w:date="2017-09-11T16:37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[8]</w:t>
      </w:r>
      <w:r w:rsidR="00F152D7">
        <w:rPr>
          <w:rFonts w:ascii="Times New Roman" w:hAnsi="Times New Roman" w:cs="Times New Roman"/>
          <w:sz w:val="24"/>
          <w:szCs w:val="24"/>
        </w:rPr>
        <w:t>)</w:t>
      </w:r>
      <w:r w:rsidR="0059585F">
        <w:rPr>
          <w:rFonts w:ascii="Times New Roman" w:hAnsi="Times New Roman" w:cs="Times New Roman"/>
          <w:sz w:val="24"/>
          <w:szCs w:val="24"/>
        </w:rPr>
        <w:t>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DA1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186000"/>
            <wp:effectExtent l="0" t="0" r="635" b="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Pr="00413517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  <w:rPrChange w:id="51" w:author="Alexei Buzulutskov" w:date="2017-09-11T16:37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8E4099">
        <w:rPr>
          <w:rFonts w:ascii="Times New Roman" w:hAnsi="Times New Roman" w:cs="Times New Roman"/>
          <w:sz w:val="24"/>
          <w:szCs w:val="24"/>
        </w:rPr>
        <w:t xml:space="preserve"> </w:t>
      </w:r>
      <w:ins w:id="52" w:author="Alexei Buzulutskov" w:date="2017-09-11T16:40:00Z">
        <w:r w:rsidR="00C03225" w:rsidRPr="009B7C75">
          <w:rPr>
            <w:rFonts w:ascii="Times New Roman" w:hAnsi="Times New Roman" w:cs="Times New Roman"/>
            <w:sz w:val="24"/>
            <w:szCs w:val="24"/>
            <w:rPrChange w:id="53" w:author="Alexei Buzulutskov" w:date="2017-09-11T16:48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[8] </w:t>
        </w:r>
      </w:ins>
      <w:r w:rsidR="008E4099">
        <w:rPr>
          <w:rFonts w:ascii="Times New Roman" w:hAnsi="Times New Roman" w:cs="Times New Roman"/>
          <w:sz w:val="24"/>
          <w:szCs w:val="24"/>
        </w:rPr>
        <w:t>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>56 кВ</w:t>
      </w:r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>см. Кривая отображает предполагаемую энергетическую зависимость</w:t>
      </w:r>
      <w:r w:rsidR="00593ED0" w:rsidRPr="00593ED0">
        <w:rPr>
          <w:rFonts w:ascii="Times New Roman" w:hAnsi="Times New Roman" w:cs="Times New Roman"/>
          <w:sz w:val="24"/>
          <w:szCs w:val="24"/>
        </w:rPr>
        <w:t>.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 </w:t>
      </w:r>
      <w:ins w:id="54" w:author="Alexei Buzulutskov" w:date="2017-09-11T16:41:00Z"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>може</w:t>
        </w:r>
      </w:ins>
      <w:ins w:id="55" w:author="Alexei Buzulutskov" w:date="2017-09-11T16:42:00Z"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 xml:space="preserve">т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зависит</w:t>
      </w:r>
      <w:ins w:id="56" w:author="Alexei Buzulutskov" w:date="2017-09-11T16:42:00Z"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>ь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57" w:author="Alexei Buzulutskov" w:date="2017-09-11T16:42:00Z">
        <w:r w:rsidR="00E00F04" w:rsidDel="00C03225">
          <w:rPr>
            <w:rFonts w:ascii="Times New Roman" w:eastAsiaTheme="minorEastAsia" w:hAnsi="Times New Roman" w:cs="Times New Roman"/>
            <w:sz w:val="24"/>
            <w:szCs w:val="24"/>
          </w:rPr>
          <w:delText>ранее</w:delText>
        </w:r>
        <w:r w:rsidR="00E00F04" w:rsidRPr="00E00F04" w:rsidDel="00C03225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E00F04" w:rsidDel="00C03225">
          <w:rPr>
            <w:rFonts w:ascii="Times New Roman" w:eastAsiaTheme="minorEastAsia" w:hAnsi="Times New Roman" w:cs="Times New Roman"/>
            <w:sz w:val="24"/>
            <w:szCs w:val="24"/>
          </w:rPr>
          <w:delText>наблюдалась</w:delText>
        </w:r>
        <w:r w:rsidDel="00C03225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подобная энергетическая зависимость </w:t>
      </w:r>
      <w:ins w:id="58" w:author="Alexei Buzulutskov" w:date="2017-09-11T16:42:00Z"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>ранее</w:t>
        </w:r>
        <w:r w:rsidR="00C03225" w:rsidRPr="00E00F04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 xml:space="preserve">наблюдалась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для электронов отдачи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в жидком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7610B9" w:rsidRPr="007610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610B9" w:rsidRPr="00751380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B25C1" w:rsidRDefault="003D00FE" w:rsidP="003B25C1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Чтобы решить вопрос о </w:t>
      </w:r>
      <w:del w:id="59" w:author="Alexei Buzulutskov" w:date="2017-09-11T16:44:00Z">
        <w:r w:rsidDel="00C03225">
          <w:rPr>
            <w:rFonts w:ascii="Times New Roman" w:eastAsiaTheme="minorEastAsia" w:hAnsi="Times New Roman" w:cs="Times New Roman"/>
            <w:sz w:val="24"/>
            <w:szCs w:val="24"/>
          </w:rPr>
          <w:delText xml:space="preserve">монотонности </w:delText>
        </w:r>
      </w:del>
      <w:ins w:id="60" w:author="Alexei Buzulutskov" w:date="2017-09-11T16:44:00Z">
        <w:r w:rsidR="00C03225">
          <w:rPr>
            <w:rFonts w:ascii="Times New Roman" w:eastAsiaTheme="minorEastAsia" w:hAnsi="Times New Roman" w:cs="Times New Roman"/>
            <w:sz w:val="24"/>
            <w:szCs w:val="24"/>
          </w:rPr>
          <w:t xml:space="preserve">характере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зависимости ионизационных выходов ядер отдачи от энергии в данной работе</w:t>
      </w:r>
      <w:del w:id="61" w:author="Alexei Buzulutskov" w:date="2017-09-11T16:59:00Z">
        <w:r w:rsidDel="0061346C">
          <w:rPr>
            <w:rFonts w:ascii="Times New Roman" w:eastAsiaTheme="minorEastAsia" w:hAnsi="Times New Roman" w:cs="Times New Roman"/>
            <w:sz w:val="24"/>
            <w:szCs w:val="24"/>
          </w:rPr>
          <w:delText>, во-первых,</w:delText>
        </w:r>
        <w:r w:rsidR="00471AE7" w:rsidDel="0061346C">
          <w:rPr>
            <w:rFonts w:ascii="Times New Roman" w:eastAsiaTheme="minorEastAsia" w:hAnsi="Times New Roman" w:cs="Times New Roman"/>
            <w:sz w:val="24"/>
            <w:szCs w:val="24"/>
          </w:rPr>
          <w:delText xml:space="preserve"> проводится анализ неучтенной </w:delText>
        </w:r>
      </w:del>
      <w:del w:id="62" w:author="Alexei Buzulutskov" w:date="2017-09-11T16:45:00Z">
        <w:r w:rsidR="00471AE7" w:rsidDel="00C03225">
          <w:rPr>
            <w:rFonts w:ascii="Times New Roman" w:eastAsiaTheme="minorEastAsia" w:hAnsi="Times New Roman" w:cs="Times New Roman"/>
            <w:sz w:val="24"/>
            <w:szCs w:val="24"/>
          </w:rPr>
          <w:delText xml:space="preserve">раньше </w:delText>
        </w:r>
      </w:del>
      <w:del w:id="63" w:author="Alexei Buzulutskov" w:date="2017-09-11T16:59:00Z">
        <w:r w:rsidR="00471AE7" w:rsidDel="0061346C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погрешности, связанной с примесями в аргоне. Во-вторых, </w:delText>
        </w:r>
      </w:del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del w:id="64" w:author="Alexei Buzulutskov" w:date="2017-09-11T17:00:00Z">
        <w:r w:rsidR="00925D55" w:rsidDel="0061346C">
          <w:rPr>
            <w:rFonts w:ascii="Times New Roman" w:hAnsi="Times New Roman" w:cs="Times New Roman"/>
            <w:sz w:val="24"/>
            <w:szCs w:val="24"/>
          </w:rPr>
          <w:delText xml:space="preserve">, </w:delText>
        </w:r>
        <w:r w:rsidR="00F54741" w:rsidDel="0061346C">
          <w:rPr>
            <w:rFonts w:ascii="Times New Roman" w:hAnsi="Times New Roman" w:cs="Times New Roman"/>
            <w:sz w:val="24"/>
            <w:szCs w:val="24"/>
          </w:rPr>
          <w:delText>которые являются необходимым шагом</w:delText>
        </w:r>
      </w:del>
      <w:r w:rsidR="00F54741">
        <w:rPr>
          <w:rFonts w:ascii="Times New Roman" w:hAnsi="Times New Roman" w:cs="Times New Roman"/>
          <w:sz w:val="24"/>
          <w:szCs w:val="24"/>
        </w:rPr>
        <w:t xml:space="preserve"> 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</w:t>
      </w:r>
      <w:ins w:id="65" w:author="Alexei Buzulutskov" w:date="2017-09-11T16:46:00Z">
        <w:r w:rsidR="00C03225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C03225" w:rsidRPr="00F33386">
          <w:rPr>
            <w:rFonts w:ascii="Times New Roman" w:hAnsi="Times New Roman" w:cs="Times New Roman"/>
            <w:sz w:val="24"/>
            <w:szCs w:val="24"/>
          </w:rPr>
          <w:t>[</w:t>
        </w:r>
        <w:r w:rsidR="00C03225" w:rsidRPr="00733C8E">
          <w:rPr>
            <w:rFonts w:ascii="Times New Roman" w:hAnsi="Times New Roman" w:cs="Times New Roman"/>
            <w:sz w:val="24"/>
            <w:szCs w:val="24"/>
          </w:rPr>
          <w:t>11</w:t>
        </w:r>
        <w:r w:rsidR="00C03225" w:rsidRPr="00F33386">
          <w:rPr>
            <w:rFonts w:ascii="Times New Roman" w:hAnsi="Times New Roman" w:cs="Times New Roman"/>
            <w:sz w:val="24"/>
            <w:szCs w:val="24"/>
          </w:rPr>
          <w:t>]</w:t>
        </w:r>
        <w:r w:rsidR="00C03225">
          <w:rPr>
            <w:rFonts w:ascii="Times New Roman" w:hAnsi="Times New Roman" w:cs="Times New Roman"/>
            <w:sz w:val="24"/>
            <w:szCs w:val="24"/>
          </w:rPr>
          <w:t xml:space="preserve">, который мог </w:t>
        </w:r>
      </w:ins>
      <w:ins w:id="66" w:author="Alexei Buzulutskov" w:date="2017-09-11T16:47:00Z">
        <w:r w:rsidR="00C03225">
          <w:rPr>
            <w:rFonts w:ascii="Times New Roman" w:hAnsi="Times New Roman" w:cs="Times New Roman"/>
            <w:sz w:val="24"/>
            <w:szCs w:val="24"/>
          </w:rPr>
          <w:t>бы</w:t>
        </w:r>
      </w:ins>
      <w:del w:id="67" w:author="Alexei Buzulutskov" w:date="2017-09-11T16:47:00Z">
        <w:r w:rsidR="0001301A" w:rsidDel="00C03225">
          <w:rPr>
            <w:rFonts w:ascii="Times New Roman" w:hAnsi="Times New Roman" w:cs="Times New Roman"/>
            <w:sz w:val="24"/>
            <w:szCs w:val="24"/>
          </w:rPr>
          <w:delText>.</w:delText>
        </w:r>
        <w:r w:rsidR="00EF2F83" w:rsidDel="00C03225">
          <w:rPr>
            <w:rFonts w:ascii="Times New Roman" w:hAnsi="Times New Roman" w:cs="Times New Roman"/>
            <w:sz w:val="24"/>
            <w:szCs w:val="24"/>
          </w:rPr>
          <w:delText xml:space="preserve"> Данный метод </w:delText>
        </w:r>
      </w:del>
      <w:r w:rsidR="00EF2F83">
        <w:rPr>
          <w:rFonts w:ascii="Times New Roman" w:hAnsi="Times New Roman" w:cs="Times New Roman"/>
          <w:sz w:val="24"/>
          <w:szCs w:val="24"/>
        </w:rPr>
        <w:t>позволит</w:t>
      </w:r>
      <w:ins w:id="68" w:author="Alexei Buzulutskov" w:date="2017-09-11T16:47:00Z">
        <w:r w:rsidR="00C03225">
          <w:rPr>
            <w:rFonts w:ascii="Times New Roman" w:hAnsi="Times New Roman" w:cs="Times New Roman"/>
            <w:sz w:val="24"/>
            <w:szCs w:val="24"/>
          </w:rPr>
          <w:t>ь</w:t>
        </w:r>
      </w:ins>
      <w:r w:rsidR="00EF2F83">
        <w:rPr>
          <w:rFonts w:ascii="Times New Roman" w:hAnsi="Times New Roman" w:cs="Times New Roman"/>
          <w:sz w:val="24"/>
          <w:szCs w:val="24"/>
        </w:rPr>
        <w:t xml:space="preserve"> измерить ионизационные выходы для ядер отдачи с энергией ниже 233 кэВ</w:t>
      </w:r>
      <w:del w:id="69" w:author="Alexei Buzulutskov" w:date="2017-09-11T16:46:00Z">
        <w:r w:rsidR="00F33386" w:rsidRPr="00F33386" w:rsidDel="00C03225">
          <w:rPr>
            <w:rFonts w:ascii="Times New Roman" w:hAnsi="Times New Roman" w:cs="Times New Roman"/>
            <w:sz w:val="24"/>
            <w:szCs w:val="24"/>
          </w:rPr>
          <w:delText xml:space="preserve"> [</w:delText>
        </w:r>
        <w:r w:rsidR="00CB0816" w:rsidRPr="00733C8E" w:rsidDel="00C03225">
          <w:rPr>
            <w:rFonts w:ascii="Times New Roman" w:hAnsi="Times New Roman" w:cs="Times New Roman"/>
            <w:sz w:val="24"/>
            <w:szCs w:val="24"/>
          </w:rPr>
          <w:delText>11</w:delText>
        </w:r>
        <w:r w:rsidR="00F33386" w:rsidRPr="00F33386" w:rsidDel="00C03225">
          <w:rPr>
            <w:rFonts w:ascii="Times New Roman" w:hAnsi="Times New Roman" w:cs="Times New Roman"/>
            <w:sz w:val="24"/>
            <w:szCs w:val="24"/>
          </w:rPr>
          <w:delText>]</w:delText>
        </w:r>
      </w:del>
      <w:r w:rsidR="00EF2F83">
        <w:rPr>
          <w:rFonts w:ascii="Times New Roman" w:hAnsi="Times New Roman" w:cs="Times New Roman"/>
          <w:sz w:val="24"/>
          <w:szCs w:val="24"/>
        </w:rPr>
        <w:t>.</w:t>
      </w:r>
    </w:p>
    <w:p w:rsidR="00D81228" w:rsidDel="00AD676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rPr>
          <w:del w:id="70" w:author="Alexei Buzulutskov" w:date="2017-09-11T16:58:00Z"/>
          <w:rFonts w:ascii="Times New Roman" w:eastAsiaTheme="minorEastAsia" w:hAnsi="Times New Roman" w:cs="Times New Roman"/>
          <w:b/>
          <w:sz w:val="24"/>
          <w:szCs w:val="24"/>
        </w:rPr>
      </w:pPr>
      <w:del w:id="71" w:author="Alexei Buzulutskov" w:date="2017-09-11T16:58:00Z">
        <w:r w:rsidDel="00AD6768">
          <w:rPr>
            <w:rFonts w:ascii="Times New Roman" w:eastAsiaTheme="minorEastAsia" w:hAnsi="Times New Roman" w:cs="Times New Roman"/>
            <w:b/>
            <w:sz w:val="24"/>
            <w:szCs w:val="24"/>
          </w:rPr>
          <w:delText>Влияние примесей в аргоне на значения ионизационных выходов</w:delText>
        </w:r>
      </w:del>
    </w:p>
    <w:p w:rsidR="00D81228" w:rsidDel="00AD676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del w:id="72" w:author="Alexei Buzulutskov" w:date="2017-09-11T16:58:00Z"/>
          <w:rFonts w:ascii="Times New Roman" w:eastAsiaTheme="minorEastAsia" w:hAnsi="Times New Roman" w:cs="Times New Roman"/>
          <w:sz w:val="24"/>
          <w:szCs w:val="24"/>
        </w:rPr>
      </w:pPr>
      <w:del w:id="73" w:author="Alexei Buzulutskov" w:date="2017-09-11T16:58:00Z">
        <w:r w:rsidDel="00AD6768">
          <w:rPr>
            <w:rFonts w:ascii="Times New Roman" w:eastAsiaTheme="minorEastAsia" w:hAnsi="Times New Roman" w:cs="Times New Roman"/>
            <w:b/>
            <w:sz w:val="24"/>
            <w:szCs w:val="24"/>
          </w:rPr>
          <w:tab/>
        </w:r>
        <w:r w:rsidRPr="00704AEE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Изложенные </w:delText>
        </w:r>
        <w:r w:rsidR="00F74866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в </w:delText>
        </w:r>
        <w:r w:rsidR="00F74866" w:rsidRPr="00F74866" w:rsidDel="00AD6768">
          <w:rPr>
            <w:rFonts w:ascii="Times New Roman" w:eastAsiaTheme="minorEastAsia" w:hAnsi="Times New Roman" w:cs="Times New Roman"/>
            <w:sz w:val="24"/>
            <w:szCs w:val="24"/>
          </w:rPr>
          <w:delText>[8]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вычисления ионизационных выходов сделаны в предположении отсутствия примесей в аргоне, за исключением азота. Однако в реальности газовые фильтры не идеальны и захват электронов электроотрицательными примесями может изменить результат. </w:delText>
        </w:r>
      </w:del>
    </w:p>
    <w:p w:rsidR="00D81228" w:rsidDel="00AD676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del w:id="74" w:author="Alexei Buzulutskov" w:date="2017-09-11T16:58:00Z"/>
          <w:rFonts w:ascii="Times New Roman" w:eastAsiaTheme="minorEastAsia" w:hAnsi="Times New Roman" w:cs="Times New Roman"/>
          <w:sz w:val="24"/>
          <w:szCs w:val="24"/>
        </w:rPr>
      </w:pPr>
      <w:del w:id="75" w:author="Alexei Buzulutskov" w:date="2017-09-11T16:58:00Z"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Пусть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(</w:delText>
        </w:r>
        <w:r w:rsidRPr="00936855"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Am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)</w:delText>
        </w:r>
        <w:r w:rsidRPr="002445A9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–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средняя площадь сигнала при облучении детектора</w:delText>
        </w:r>
        <w:r w:rsidRPr="002445A9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изотопом </w:delText>
        </w:r>
        <w:r w:rsidRPr="00674D5E" w:rsidDel="00AD6768">
          <w:rPr>
            <w:rFonts w:ascii="Times New Roman" w:hAnsi="Times New Roman" w:cs="Times New Roman"/>
            <w:sz w:val="24"/>
            <w:szCs w:val="24"/>
            <w:vertAlign w:val="superscript"/>
          </w:rPr>
          <w:delText>241</w:delText>
        </w:r>
        <w:r w:rsidRPr="00674D5E" w:rsidDel="00AD6768">
          <w:rPr>
            <w:rFonts w:ascii="Times New Roman" w:hAnsi="Times New Roman" w:cs="Times New Roman"/>
            <w:sz w:val="24"/>
            <w:szCs w:val="24"/>
            <w:lang w:val="en-US"/>
          </w:rPr>
          <w:delText>Am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,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(</w:delText>
        </w:r>
        <w:r w:rsidRPr="00936855"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n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)</w:delText>
        </w:r>
        <w:r w:rsidRPr="001E7B85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–</w:delText>
        </w:r>
        <w:r w:rsidRPr="001E7B85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при облучении нейтронами.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n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vertAlign w:val="subscript"/>
            <w:lang w:val="en-US"/>
          </w:rPr>
          <w:delText>e</w:delText>
        </w:r>
        <w:r w:rsidRPr="00D56395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–</w:delText>
        </w:r>
        <w:r w:rsidRPr="00D56395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число электронов ионизации, избежавших рекомбинации с положительными ионами при отсутствии электроотрицательных примесей, а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m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vertAlign w:val="subscript"/>
            <w:lang w:val="en-US"/>
          </w:rPr>
          <w:delText>e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– в присутствии электроотрицательных примесей. Эти значения связаны следующим образом: </w:delText>
        </w: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</m:oMath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, где </w:delText>
        </w: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&lt;1</m:t>
          </m:r>
        </m:oMath>
        <w:r w:rsidRPr="00A80899" w:rsidDel="00AD6768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Pr="00173256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Таким образом,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m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vertAlign w:val="subscript"/>
            <w:lang w:val="en-US"/>
          </w:rPr>
          <w:delText>e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– это реальное число электронов, достигших газового промежутка.</w:delText>
        </w:r>
      </w:del>
    </w:p>
    <w:p w:rsidR="00D81228" w:rsidDel="00AD676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del w:id="76" w:author="Alexei Buzulutskov" w:date="2017-09-11T16:58:00Z"/>
          <w:rFonts w:ascii="Times New Roman" w:eastAsiaTheme="minorEastAsia" w:hAnsi="Times New Roman" w:cs="Times New Roman"/>
          <w:iCs/>
          <w:sz w:val="24"/>
          <w:szCs w:val="24"/>
        </w:rPr>
      </w:pPr>
      <w:del w:id="77" w:author="Alexei Buzulutskov" w:date="2017-09-11T16:58:00Z"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Выше порога ЭЛ и не слишком больших полях (данные были получены именно в таких условиях) отклик детектора на число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m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  <w:vertAlign w:val="subscript"/>
            <w:lang w:val="en-US"/>
          </w:rPr>
          <w:delText>e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будет линеен. Это можно выразить следующим соотношением: </w:delText>
        </w: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/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(Am) =  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/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(n)</m:t>
          </m:r>
        </m:oMath>
        <w:r w:rsidRPr="000D565D" w:rsidDel="00AD6768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Pr="008823D2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Подставляя значения </w:delText>
        </w: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</m:oMath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и выражая искомое значение</w:delText>
        </w:r>
        <w:r w:rsidRPr="008823D2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, получим: </w:delText>
        </w: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=( 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/ 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) (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/ α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)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Am</m:t>
              </m:r>
            </m:e>
          </m:d>
        </m:oMath>
        <w:r w:rsidRPr="00F47BF6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.</w:delText>
        </w:r>
        <w:r w:rsidRPr="008E7BEF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</w:delText>
        </w:r>
      </w:del>
    </w:p>
    <w:p w:rsidR="00D81228" w:rsidDel="00AD676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del w:id="78" w:author="Alexei Buzulutskov" w:date="2017-09-11T16:58:00Z"/>
          <w:rFonts w:ascii="Times New Roman" w:eastAsiaTheme="minorEastAsia" w:hAnsi="Times New Roman" w:cs="Times New Roman"/>
          <w:sz w:val="24"/>
          <w:szCs w:val="24"/>
        </w:rPr>
      </w:pPr>
      <w:del w:id="79" w:author="Alexei Buzulutskov" w:date="2017-09-11T16:58:00Z"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При энергии нейтрона 2,45 МэВ средняя длина пробега в жидком аргоне составляет 16 см</w:delText>
        </w:r>
        <w:r w:rsidR="00CA041B" w:rsidRPr="00CA041B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[</w:delText>
        </w:r>
        <w:r w:rsidR="00222313" w:rsidRPr="00D870EF" w:rsidDel="00AD6768">
          <w:rPr>
            <w:rFonts w:ascii="Times New Roman" w:hAnsi="Times New Roman" w:cs="Times New Roman"/>
            <w:sz w:val="24"/>
            <w:szCs w:val="24"/>
          </w:rPr>
          <w:delText>12</w:delText>
        </w:r>
        <w:r w:rsidR="00CA041B" w:rsidRPr="00CA041B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]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, пробег 59,5 кэВ гамма-кванта составляет 1,3 см</w:delText>
        </w:r>
        <w:r w:rsidR="00860DFD" w:rsidRPr="00860DFD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[</w:delText>
        </w:r>
        <w:r w:rsidR="00930B1B" w:rsidRPr="00AD4708" w:rsidDel="00AD6768">
          <w:rPr>
            <w:rFonts w:ascii="Times New Roman" w:hAnsi="Times New Roman" w:cs="Times New Roman"/>
            <w:sz w:val="24"/>
            <w:szCs w:val="24"/>
          </w:rPr>
          <w:delText>13</w:delText>
        </w:r>
        <w:r w:rsidR="00860DFD" w:rsidRPr="00860DFD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]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. При толщине слоя жидкости в 5 см распределение</w:delText>
        </w:r>
        <w:r w:rsidR="009C7711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координаты точки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</w:delText>
        </w:r>
        <w:r w:rsidR="00D85A59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>взаимодействия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нейтронов</w:delText>
        </w:r>
        <w:r w:rsidR="00231F9A"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будет близко к равномерному, поэтому средний пройденный путь в жидкости для электронов составляет 2,5 см. В случае облучения детектора гамма-квантами средний пробег электронов составит 5 – 1,3 = 3,7 см. Оценочное время жизни электронов до перехвата электроотрицательными примесями составляет более 100 мкс </w:delText>
        </w:r>
        <w:r w:rsidRPr="000057D0" w:rsidDel="00AD6768">
          <w:rPr>
            <w:rFonts w:ascii="Times New Roman" w:eastAsiaTheme="minorEastAsia" w:hAnsi="Times New Roman" w:cs="Times New Roman"/>
            <w:sz w:val="24"/>
            <w:szCs w:val="24"/>
          </w:rPr>
          <w:delText>[</w:delText>
        </w:r>
        <w:r w:rsidRPr="00BA2E75" w:rsidDel="00AD6768">
          <w:rPr>
            <w:rFonts w:ascii="Times New Roman" w:eastAsiaTheme="minorEastAsia" w:hAnsi="Times New Roman" w:cs="Times New Roman"/>
            <w:sz w:val="24"/>
            <w:szCs w:val="24"/>
          </w:rPr>
          <w:delText>1</w:delText>
        </w:r>
        <w:r w:rsidR="00734136" w:rsidRPr="00734136" w:rsidDel="00AD6768">
          <w:rPr>
            <w:rFonts w:ascii="Times New Roman" w:eastAsiaTheme="minorEastAsia" w:hAnsi="Times New Roman" w:cs="Times New Roman"/>
            <w:sz w:val="24"/>
            <w:szCs w:val="24"/>
          </w:rPr>
          <w:delText>4</w:delText>
        </w:r>
        <w:r w:rsidRPr="000057D0" w:rsidDel="00AD6768">
          <w:rPr>
            <w:rFonts w:ascii="Times New Roman" w:eastAsiaTheme="minorEastAsia" w:hAnsi="Times New Roman" w:cs="Times New Roman"/>
            <w:sz w:val="24"/>
            <w:szCs w:val="24"/>
          </w:rPr>
          <w:delText>]</w:delText>
        </w:r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или более 16,7 см пробега. Вычислим поправочный коэффициент к числу </w:delText>
        </w: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</m:oMath>
        <w:r w:rsidDel="00AD6768">
          <w:rPr>
            <w:rFonts w:ascii="Times New Roman" w:eastAsiaTheme="minorEastAsia" w:hAnsi="Times New Roman" w:cs="Times New Roman"/>
            <w:iCs/>
            <w:sz w:val="24"/>
            <w:szCs w:val="24"/>
          </w:rPr>
          <w:delText xml:space="preserve"> при наличии примесей: </w:delText>
        </w: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/ α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exp⁡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[ -3,7 / 16,7] /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exp⁡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[ -2,5 / 16,7] 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⁡0,93</m:t>
          </m:r>
        </m:oMath>
        <w:r w:rsidRPr="007351FF" w:rsidDel="00AD6768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Pr="00375DC0"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>Таким образом, наличие электроотрицательных примесей систематически изменяет полученные значения ионизационных выходов. Тем не менее, вклад от других источников ошибок более 10% и полная ошибка практически не изменится.</w:delText>
        </w:r>
      </w:del>
    </w:p>
    <w:p w:rsidR="00D32516" w:rsidDel="00AD6768" w:rsidRDefault="00D8122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del w:id="80" w:author="Alexei Buzulutskov" w:date="2017-09-11T16:58:00Z"/>
          <w:rFonts w:ascii="Times New Roman" w:hAnsi="Times New Roman" w:cs="Times New Roman"/>
          <w:sz w:val="24"/>
          <w:szCs w:val="24"/>
        </w:rPr>
      </w:pPr>
      <w:del w:id="81" w:author="Alexei Buzulutskov" w:date="2017-09-11T16:58:00Z">
        <w:r w:rsidDel="00AD6768">
          <w:rPr>
            <w:rFonts w:ascii="Times New Roman" w:eastAsiaTheme="minorEastAsia" w:hAnsi="Times New Roman" w:cs="Times New Roman"/>
            <w:sz w:val="24"/>
            <w:szCs w:val="24"/>
          </w:rPr>
          <w:delText xml:space="preserve">Влияние неэлектроотрицательных примесей на значения ионизационных выходов отсутствует, поскольку такие примеси не перехватывают электроны в жидкости. В газовой фазе примеси могут изменить ЭЛ выход, однако калибровка по изотопу </w:delText>
        </w:r>
        <w:r w:rsidRPr="00674D5E" w:rsidDel="00AD6768">
          <w:rPr>
            <w:rFonts w:ascii="Times New Roman" w:hAnsi="Times New Roman" w:cs="Times New Roman"/>
            <w:sz w:val="24"/>
            <w:szCs w:val="24"/>
            <w:vertAlign w:val="superscript"/>
          </w:rPr>
          <w:delText>241</w:delText>
        </w:r>
        <w:r w:rsidRPr="00674D5E" w:rsidDel="00AD6768">
          <w:rPr>
            <w:rFonts w:ascii="Times New Roman" w:hAnsi="Times New Roman" w:cs="Times New Roman"/>
            <w:sz w:val="24"/>
            <w:szCs w:val="24"/>
            <w:lang w:val="en-US"/>
          </w:rPr>
          <w:delText>Am</w:delText>
        </w:r>
        <w:r w:rsidRPr="001437B0" w:rsidDel="00AD6768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AD6768">
          <w:rPr>
            <w:rFonts w:ascii="Times New Roman" w:hAnsi="Times New Roman" w:cs="Times New Roman"/>
            <w:sz w:val="24"/>
            <w:szCs w:val="24"/>
          </w:rPr>
          <w:delText>нивелирует данный эффект.</w:delText>
        </w:r>
      </w:del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ins w:id="82" w:author="Alexei Buzulutskov" w:date="2017-09-11T17:01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 xml:space="preserve">Для измерения ионизационного выхода в жидком аргоне </w:t>
        </w:r>
      </w:ins>
      <w:del w:id="83" w:author="Alexei Buzulutskov" w:date="2017-09-11T17:01:00Z">
        <w:r w:rsidDel="0061346C">
          <w:rPr>
            <w:rFonts w:ascii="Times New Roman" w:eastAsiaTheme="minorEastAsia" w:hAnsi="Times New Roman" w:cs="Times New Roman"/>
            <w:sz w:val="24"/>
            <w:szCs w:val="24"/>
          </w:rPr>
          <w:delText>Р</w:delText>
        </w:r>
      </w:del>
      <w:ins w:id="84" w:author="Alexei Buzulutskov" w:date="2017-09-11T17:02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>р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анее</w:t>
      </w:r>
      <w:r w:rsidR="00EE17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EE1766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</w:t>
      </w:r>
      <w:ins w:id="85" w:author="Alexei Buzulutskov" w:date="2017-09-11T17:02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 xml:space="preserve">ся </w:t>
        </w:r>
        <w:proofErr w:type="gramStart"/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 xml:space="preserve">метод </w:t>
        </w:r>
      </w:ins>
      <w:del w:id="86" w:author="Alexei Buzulutskov" w:date="2017-09-11T17:02:00Z">
        <w:r w:rsidR="00C112BB" w:rsidDel="0061346C">
          <w:rPr>
            <w:rFonts w:ascii="Times New Roman" w:eastAsiaTheme="minorEastAsia" w:hAnsi="Times New Roman" w:cs="Times New Roman"/>
            <w:sz w:val="24"/>
            <w:szCs w:val="24"/>
          </w:rPr>
          <w:delText>ось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87" w:author="Alexei Buzulutskov" w:date="2017-09-11T17:02:00Z">
        <w:r w:rsidDel="0061346C">
          <w:rPr>
            <w:rFonts w:ascii="Times New Roman" w:eastAsiaTheme="minorEastAsia" w:hAnsi="Times New Roman" w:cs="Times New Roman"/>
            <w:sz w:val="24"/>
            <w:szCs w:val="24"/>
          </w:rPr>
          <w:delText xml:space="preserve">вычитание </w:delText>
        </w:r>
      </w:del>
      <w:ins w:id="88" w:author="Alexei Buzulutskov" w:date="2017-09-11T17:02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>вычитания</w:t>
        </w:r>
        <w:proofErr w:type="gramEnd"/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спектров, чтобы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отделить события с упругим рассеянием нейтрона </w:t>
      </w:r>
      <w:ins w:id="89" w:author="Alexei Buzulutskov" w:date="2017-09-11T17:03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 xml:space="preserve">от </w:t>
        </w:r>
      </w:ins>
      <w:del w:id="90" w:author="Alexei Buzulutskov" w:date="2017-09-11T17:03:00Z">
        <w:r w:rsidR="00C112BB" w:rsidDel="0061346C">
          <w:rPr>
            <w:rFonts w:ascii="Times New Roman" w:eastAsiaTheme="minorEastAsia" w:hAnsi="Times New Roman" w:cs="Times New Roman"/>
            <w:sz w:val="24"/>
            <w:szCs w:val="24"/>
          </w:rPr>
          <w:delText xml:space="preserve">и </w:delText>
        </w:r>
      </w:del>
      <w:r w:rsidR="00C112BB">
        <w:rPr>
          <w:rFonts w:ascii="Times New Roman" w:eastAsiaTheme="minorEastAsia" w:hAnsi="Times New Roman" w:cs="Times New Roman"/>
          <w:sz w:val="24"/>
          <w:szCs w:val="24"/>
        </w:rPr>
        <w:t>радиационн</w:t>
      </w:r>
      <w:ins w:id="91" w:author="Alexei Buzulutskov" w:date="2017-09-11T17:03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>ого</w:t>
        </w:r>
      </w:ins>
      <w:del w:id="92" w:author="Alexei Buzulutskov" w:date="2017-09-11T17:03:00Z">
        <w:r w:rsidR="00C112BB" w:rsidDel="0061346C">
          <w:rPr>
            <w:rFonts w:ascii="Times New Roman" w:eastAsiaTheme="minorEastAsia" w:hAnsi="Times New Roman" w:cs="Times New Roman"/>
            <w:sz w:val="24"/>
            <w:szCs w:val="24"/>
          </w:rPr>
          <w:delText>ый</w:delText>
        </w:r>
      </w:del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захват</w:t>
      </w:r>
      <w:ins w:id="93" w:author="Alexei Buzulutskov" w:date="2017-09-11T17:03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>а нейтрона (</w:t>
        </w:r>
      </w:ins>
      <w:del w:id="94" w:author="Alexei Buzulutskov" w:date="2017-09-11T17:03:00Z">
        <w:r w:rsidR="00C112BB" w:rsidDel="0061346C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C112BB">
        <w:rPr>
          <w:rFonts w:ascii="Times New Roman" w:eastAsiaTheme="minorEastAsia" w:hAnsi="Times New Roman" w:cs="Times New Roman"/>
          <w:sz w:val="24"/>
          <w:szCs w:val="24"/>
        </w:rPr>
        <w:t>с испусканием гамма-кванта</w:t>
      </w:r>
      <w:ins w:id="95" w:author="Alexei Buzulutskov" w:date="2017-09-11T17:03:00Z">
        <w:r w:rsidR="0061346C">
          <w:rPr>
            <w:rFonts w:ascii="Times New Roman" w:eastAsiaTheme="minorEastAsia" w:hAnsi="Times New Roman" w:cs="Times New Roman"/>
            <w:sz w:val="24"/>
            <w:szCs w:val="24"/>
          </w:rPr>
          <w:t>)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0714C">
        <w:rPr>
          <w:rFonts w:ascii="Times New Roman" w:eastAsiaTheme="minorEastAsia" w:hAnsi="Times New Roman" w:cs="Times New Roman"/>
          <w:sz w:val="24"/>
          <w:szCs w:val="24"/>
        </w:rPr>
        <w:t xml:space="preserve">Наличие такого критерия позволит производить </w:t>
      </w:r>
      <w:r w:rsidR="0080714C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идентификацию типа </w:t>
      </w:r>
      <w:del w:id="96" w:author="Alexei Buzulutskov" w:date="2017-09-11T18:06:00Z">
        <w:r w:rsidR="0080714C" w:rsidDel="00703AFD">
          <w:rPr>
            <w:rFonts w:ascii="Times New Roman" w:eastAsiaTheme="minorEastAsia" w:hAnsi="Times New Roman" w:cs="Times New Roman"/>
            <w:sz w:val="24"/>
            <w:szCs w:val="24"/>
          </w:rPr>
          <w:delText>част</w:delText>
        </w:r>
        <w:r w:rsidR="0072448C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ицы </w:delText>
        </w:r>
      </w:del>
      <w:ins w:id="97" w:author="Alexei Buzulutskov" w:date="2017-09-11T18:06:00Z">
        <w:r w:rsidR="00703AFD">
          <w:rPr>
            <w:rFonts w:ascii="Times New Roman" w:eastAsiaTheme="minorEastAsia" w:hAnsi="Times New Roman" w:cs="Times New Roman"/>
            <w:sz w:val="24"/>
            <w:szCs w:val="24"/>
          </w:rPr>
          <w:t>события</w:t>
        </w:r>
      </w:ins>
      <w:del w:id="98" w:author="Alexei Buzulutskov" w:date="2017-09-11T18:06:00Z">
        <w:r w:rsidR="0072448C" w:rsidDel="00703AFD">
          <w:rPr>
            <w:rFonts w:ascii="Times New Roman" w:eastAsiaTheme="minorEastAsia" w:hAnsi="Times New Roman" w:cs="Times New Roman"/>
            <w:sz w:val="24"/>
            <w:szCs w:val="24"/>
          </w:rPr>
          <w:delText>в каждом конкретном событии</w:delText>
        </w:r>
      </w:del>
      <w:r w:rsidR="0072448C">
        <w:rPr>
          <w:rFonts w:ascii="Times New Roman" w:eastAsiaTheme="minorEastAsia" w:hAnsi="Times New Roman" w:cs="Times New Roman"/>
          <w:sz w:val="24"/>
          <w:szCs w:val="24"/>
        </w:rPr>
        <w:t xml:space="preserve">, что является необходимым условием для реализации 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измерения </w:t>
      </w:r>
      <w:r w:rsidR="008E7816">
        <w:rPr>
          <w:rFonts w:ascii="Times New Roman" w:eastAsiaTheme="minorEastAsia" w:hAnsi="Times New Roman" w:cs="Times New Roman"/>
          <w:sz w:val="24"/>
          <w:szCs w:val="24"/>
        </w:rPr>
        <w:t>ионизационных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 выходов ядер отдачи </w:t>
      </w:r>
      <w:r w:rsidR="008F09B1">
        <w:rPr>
          <w:rFonts w:ascii="Times New Roman" w:eastAsiaTheme="minorEastAsia" w:hAnsi="Times New Roman" w:cs="Times New Roman"/>
          <w:sz w:val="24"/>
          <w:szCs w:val="24"/>
        </w:rPr>
        <w:t>методом двойного рассеяния нейтронов.</w:t>
      </w:r>
    </w:p>
    <w:p w:rsidR="002C0FAB" w:rsidRDefault="00BF7EE3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изучения сигнала </w:t>
      </w:r>
      <w:r w:rsidRPr="00BF7EE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BF7EE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4D91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использовалась установка</w:t>
      </w:r>
      <w:ins w:id="99" w:author="Alexei Buzulutskov" w:date="2017-09-11T18:16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 с двухфазным детектором</w:t>
        </w:r>
      </w:ins>
      <w:r w:rsidR="00314D91">
        <w:rPr>
          <w:rFonts w:ascii="Times New Roman" w:eastAsiaTheme="minorEastAsia" w:hAnsi="Times New Roman" w:cs="Times New Roman"/>
          <w:sz w:val="24"/>
          <w:szCs w:val="24"/>
        </w:rPr>
        <w:t xml:space="preserve">, описанная в </w:t>
      </w:r>
      <w:r w:rsidR="00314D91" w:rsidRPr="00314D91">
        <w:rPr>
          <w:rFonts w:ascii="Times New Roman" w:eastAsiaTheme="minorEastAsia" w:hAnsi="Times New Roman" w:cs="Times New Roman"/>
          <w:sz w:val="24"/>
          <w:szCs w:val="24"/>
        </w:rPr>
        <w:t>[8]</w:t>
      </w:r>
      <w:ins w:id="100" w:author="Alexei Buzulutskov" w:date="2017-09-11T18:10:00Z">
        <w:r w:rsidR="00703AFD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del w:id="101" w:author="Alexei Buzulutskov" w:date="2017-09-11T18:16:00Z">
        <w:r w:rsidR="000C14A8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с дополнительно установленной матрицей</w:delText>
        </w:r>
        <w:r w:rsidR="000F28EA" w:rsidRPr="000F28EA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0F28EA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SiPM</w:delText>
        </w:r>
        <w:r w:rsidR="000C14A8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размером 11 на 11 элементов</w:delText>
        </w:r>
        <w:r w:rsidR="00F93081" w:rsidRPr="00F93081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F93081" w:rsidRPr="007D275F" w:rsidDel="00342E73">
          <w:rPr>
            <w:rFonts w:ascii="Times New Roman" w:eastAsiaTheme="minorEastAsia" w:hAnsi="Times New Roman" w:cs="Times New Roman"/>
            <w:sz w:val="24"/>
            <w:szCs w:val="24"/>
          </w:rPr>
          <w:delText>S13360-6050pe</w:delText>
        </w:r>
        <w:r w:rsidR="000C14A8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и шагом</w:delText>
        </w:r>
        <w:r w:rsidR="00D263BC" w:rsidRPr="001E3421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0C14A8" w:rsidDel="00342E73">
          <w:rPr>
            <w:rFonts w:ascii="Times New Roman" w:eastAsiaTheme="minorEastAsia" w:hAnsi="Times New Roman" w:cs="Times New Roman"/>
            <w:sz w:val="24"/>
            <w:szCs w:val="24"/>
          </w:rPr>
          <w:delText>1 см</w:delText>
        </w:r>
        <w:r w:rsidR="008F059B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, расположенной над </w:delText>
        </w:r>
        <w:r w:rsidR="008F059B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THGEM</w:delText>
        </w:r>
        <w:r w:rsidR="008F059B" w:rsidRPr="002C0FAB" w:rsidDel="00342E73">
          <w:rPr>
            <w:rFonts w:ascii="Times New Roman" w:eastAsiaTheme="minorEastAsia" w:hAnsi="Times New Roman" w:cs="Times New Roman"/>
            <w:sz w:val="24"/>
            <w:szCs w:val="24"/>
          </w:rPr>
          <w:delText>1</w:delText>
        </w:r>
        <w:r w:rsidR="000C14A8" w:rsidDel="00342E73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="00B6217E" w:rsidRPr="00B6217E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B6217E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В данной работе матрица </w:delText>
        </w:r>
        <w:r w:rsidR="00B6217E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SiPM</w:delText>
        </w:r>
        <w:r w:rsidR="00B6217E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не была задействована.</w:delText>
        </w:r>
      </w:del>
      <w:r w:rsidR="00B621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74C93" w:rsidRPr="00AC44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1F420D" w:rsidRPr="00127A32" w:rsidRDefault="00F75AD6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D27EF" w:rsidRPr="009446CA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02" w:author="Alexei Buzulutskov" w:date="2017-09-11T18:14:00Z">
        <w:r w:rsidR="00703AFD">
          <w:rPr>
            <w:rFonts w:ascii="Times New Roman" w:eastAsiaTheme="minorEastAsia" w:hAnsi="Times New Roman" w:cs="Times New Roman"/>
            <w:sz w:val="24"/>
            <w:szCs w:val="24"/>
          </w:rPr>
          <w:t xml:space="preserve">напряжение на делителе ЭЛ зазора </w:t>
        </w:r>
      </w:ins>
      <w:r w:rsidR="003B74B1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086A32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14 </w:t>
      </w:r>
      <w:r w:rsidR="00086A32">
        <w:rPr>
          <w:rFonts w:ascii="Times New Roman" w:eastAsiaTheme="minorEastAsia" w:hAnsi="Times New Roman" w:cs="Times New Roman"/>
          <w:sz w:val="24"/>
          <w:szCs w:val="24"/>
        </w:rPr>
        <w:t>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ins w:id="103" w:author="Alexei Buzulutskov" w:date="2017-09-11T18:13:00Z">
        <w:r w:rsidR="00703AFD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del w:id="104" w:author="Alexei Buzulutskov" w:date="2017-09-11T18:11:00Z">
        <w:r w:rsidR="002572F9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На первом канале </w:t>
      </w:r>
      <w:ins w:id="105" w:author="Alexei Buzulutskov" w:date="2017-09-11T18:11:00Z">
        <w:r w:rsidR="00703AFD">
          <w:rPr>
            <w:rFonts w:ascii="Times New Roman" w:eastAsiaTheme="minorEastAsia" w:hAnsi="Times New Roman" w:cs="Times New Roman"/>
            <w:sz w:val="24"/>
            <w:szCs w:val="24"/>
          </w:rPr>
          <w:t xml:space="preserve">осциллографа </w:t>
        </w:r>
      </w:ins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мкс,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>00 нс.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06" w:author="Alexei Buzulutskov" w:date="2017-09-11T18:23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В качестве триггера использовался сигнал </w:t>
        </w:r>
        <w:r w:rsidR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S</w:t>
        </w:r>
        <w:r w:rsidR="00342E73" w:rsidRPr="00342E73">
          <w:rPr>
            <w:rFonts w:ascii="Times New Roman" w:eastAsiaTheme="minorEastAsia" w:hAnsi="Times New Roman" w:cs="Times New Roman"/>
            <w:sz w:val="24"/>
            <w:szCs w:val="24"/>
            <w:rPrChange w:id="107" w:author="Alexei Buzulutskov" w:date="2017-09-11T18:23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2 </w:t>
        </w:r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первом канале. </w:t>
        </w:r>
      </w:ins>
      <w:del w:id="108" w:author="Alexei Buzulutskov" w:date="2017-09-11T18:24:00Z">
        <w:r w:rsidR="00D90D54" w:rsidDel="00342E73">
          <w:rPr>
            <w:rFonts w:ascii="Times New Roman" w:eastAsiaTheme="minorEastAsia" w:hAnsi="Times New Roman" w:cs="Times New Roman"/>
            <w:sz w:val="24"/>
            <w:szCs w:val="24"/>
          </w:rPr>
          <w:delText>Первый канал использовался для запуска.</w:delText>
        </w:r>
        <w:r w:rsidR="002E007B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4A4F92">
        <w:rPr>
          <w:rFonts w:ascii="Times New Roman" w:eastAsiaTheme="minorEastAsia" w:hAnsi="Times New Roman" w:cs="Times New Roman"/>
          <w:sz w:val="24"/>
          <w:szCs w:val="24"/>
        </w:rPr>
        <w:t>На третьем канале в центре осциллограммы виден короткий сигнал</w:t>
      </w:r>
      <w:ins w:id="109" w:author="Alexei Buzulutskov" w:date="2017-09-11T18:24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, который очевидно соотвествует </w:t>
        </w:r>
      </w:ins>
      <w:del w:id="110" w:author="Alexei Buzulutskov" w:date="2017-09-11T18:25:00Z">
        <w:r w:rsidR="004A4F92" w:rsidDel="00342E73">
          <w:rPr>
            <w:rFonts w:ascii="Times New Roman" w:eastAsiaTheme="minorEastAsia" w:hAnsi="Times New Roman" w:cs="Times New Roman"/>
            <w:sz w:val="24"/>
            <w:szCs w:val="24"/>
          </w:rPr>
          <w:delText>. Это</w:delText>
        </w:r>
      </w:del>
      <w:del w:id="111" w:author="Alexei Buzulutskov" w:date="2017-09-11T18:24:00Z">
        <w:r w:rsidR="002504A4" w:rsidDel="00342E73">
          <w:rPr>
            <w:rFonts w:ascii="Times New Roman" w:eastAsiaTheme="minorEastAsia" w:hAnsi="Times New Roman" w:cs="Times New Roman"/>
            <w:sz w:val="24"/>
            <w:szCs w:val="24"/>
          </w:rPr>
          <w:delText>, предположительно,</w:delText>
        </w:r>
      </w:del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ins w:id="112" w:author="Alexei Buzulutskov" w:date="2017-09-11T18:25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>у</w:t>
        </w:r>
      </w:ins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34DB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Через 15 мкс</w:t>
      </w:r>
      <w:ins w:id="113" w:author="Alexei Buzulutskov" w:date="2017-09-11T18:19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, соответсвующее времени дрейфа ионизации </w:t>
        </w:r>
      </w:ins>
      <w:r w:rsidR="007D6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14" w:author="Alexei Buzulutskov" w:date="2017-09-11T18:20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 xml:space="preserve">через жидкость, </w:t>
        </w:r>
      </w:ins>
      <w:r w:rsidR="007D617D">
        <w:rPr>
          <w:rFonts w:ascii="Times New Roman" w:eastAsiaTheme="minorEastAsia" w:hAnsi="Times New Roman" w:cs="Times New Roman"/>
          <w:sz w:val="24"/>
          <w:szCs w:val="24"/>
        </w:rPr>
        <w:t>расположен сигнал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617D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D617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7F042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15" w:author="Alexei Buzulutskov" w:date="2017-09-11T18:22:00Z">
        <w:r w:rsidR="00A81D83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Шум ФЭУ </w:delText>
        </w:r>
        <w:r w:rsidR="00BF6D9F" w:rsidDel="00342E73">
          <w:rPr>
            <w:rFonts w:ascii="Times New Roman" w:eastAsiaTheme="minorEastAsia" w:hAnsi="Times New Roman" w:cs="Times New Roman"/>
            <w:sz w:val="24"/>
            <w:szCs w:val="24"/>
          </w:rPr>
          <w:delText>при 800 В</w:delText>
        </w:r>
        <w:r w:rsidR="00A81D83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не превышает </w:delText>
        </w:r>
        <w:r w:rsidR="00BF6D9F" w:rsidDel="00342E73">
          <w:rPr>
            <w:rFonts w:ascii="Times New Roman" w:eastAsiaTheme="minorEastAsia" w:hAnsi="Times New Roman" w:cs="Times New Roman"/>
            <w:sz w:val="24"/>
            <w:szCs w:val="24"/>
          </w:rPr>
          <w:delText>20</w:delText>
        </w:r>
        <w:r w:rsidR="00A81D83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Гц</w:delText>
        </w:r>
        <w:r w:rsidR="00C275B3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C275B3" w:rsidRPr="00C275B3" w:rsidDel="00342E73">
          <w:rPr>
            <w:rFonts w:ascii="Times New Roman" w:eastAsiaTheme="minorEastAsia" w:hAnsi="Times New Roman" w:cs="Times New Roman"/>
            <w:sz w:val="24"/>
            <w:szCs w:val="24"/>
          </w:rPr>
          <w:delText>[</w:delText>
        </w:r>
        <w:r w:rsidR="00427D27" w:rsidRPr="00BF5594" w:rsidDel="00342E73">
          <w:rPr>
            <w:rFonts w:ascii="Times New Roman" w:eastAsiaTheme="minorEastAsia" w:hAnsi="Times New Roman" w:cs="Times New Roman"/>
            <w:sz w:val="24"/>
            <w:szCs w:val="24"/>
          </w:rPr>
          <w:delText>15</w:delText>
        </w:r>
        <w:r w:rsidR="00C275B3" w:rsidRPr="00C275B3" w:rsidDel="00342E73">
          <w:rPr>
            <w:rFonts w:ascii="Times New Roman" w:eastAsiaTheme="minorEastAsia" w:hAnsi="Times New Roman" w:cs="Times New Roman"/>
            <w:sz w:val="24"/>
            <w:szCs w:val="24"/>
          </w:rPr>
          <w:delText>]</w:delText>
        </w:r>
        <w:r w:rsidR="006D20D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и </w:delText>
        </w:r>
        <w:r w:rsidR="005A529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среднее число </w:delText>
        </w:r>
        <w:r w:rsidR="00B11A98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шумовых </w:delText>
        </w:r>
        <w:r w:rsidR="005A5299" w:rsidDel="00342E73">
          <w:rPr>
            <w:rFonts w:ascii="Times New Roman" w:eastAsiaTheme="minorEastAsia" w:hAnsi="Times New Roman" w:cs="Times New Roman"/>
            <w:sz w:val="24"/>
            <w:szCs w:val="24"/>
          </w:rPr>
          <w:delText>фотоэлектронов</w:delText>
        </w:r>
        <w:r w:rsidR="002A557E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в</w:delText>
        </w:r>
        <w:r w:rsidR="006D20D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5A5299" w:rsidDel="00342E73">
          <w:rPr>
            <w:rFonts w:ascii="Times New Roman" w:eastAsiaTheme="minorEastAsia" w:hAnsi="Times New Roman" w:cs="Times New Roman"/>
            <w:sz w:val="24"/>
            <w:szCs w:val="24"/>
          </w:rPr>
          <w:delText>максимальном</w:delText>
        </w:r>
        <w:r w:rsidR="00DE1D6B" w:rsidRPr="00DE1D6B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DE1D6B" w:rsidDel="00342E73">
          <w:rPr>
            <w:rFonts w:ascii="Times New Roman" w:eastAsiaTheme="minorEastAsia" w:hAnsi="Times New Roman" w:cs="Times New Roman"/>
            <w:sz w:val="24"/>
            <w:szCs w:val="24"/>
          </w:rPr>
          <w:delText>временном</w:delText>
        </w:r>
        <w:r w:rsidR="006D20D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5A529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интервале </w:delText>
        </w:r>
        <w:r w:rsidR="00DE1D6B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от </w:delText>
        </w:r>
        <w:r w:rsidR="00DE1D6B" w:rsidRPr="008002CF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</w:delText>
        </w:r>
        <w:r w:rsidR="00DE1D6B" w:rsidRPr="008002CF" w:rsidDel="00342E73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>1</w:delText>
        </w:r>
        <w:r w:rsidR="00DE1D6B" w:rsidDel="00342E73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 xml:space="preserve"> </w:delText>
        </w:r>
        <w:r w:rsidR="00DE1D6B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до </w:delText>
        </w:r>
        <w:r w:rsidR="00DE1D6B" w:rsidRPr="008002CF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</w:delText>
        </w:r>
        <w:r w:rsidR="00DE1D6B" w:rsidRPr="008002CF" w:rsidDel="00342E73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>2</w:delText>
        </w:r>
        <w:r w:rsidR="00253695" w:rsidDel="00342E73">
          <w:rPr>
            <w:rFonts w:ascii="Times New Roman" w:eastAsiaTheme="minorEastAsia" w:hAnsi="Times New Roman" w:cs="Times New Roman"/>
            <w:sz w:val="24"/>
            <w:szCs w:val="24"/>
          </w:rPr>
          <w:delText>, равном 30 мкс</w:delText>
        </w:r>
        <w:r w:rsidR="00FB7D6D" w:rsidDel="00342E73">
          <w:rPr>
            <w:rFonts w:ascii="Times New Roman" w:eastAsiaTheme="minorEastAsia" w:hAnsi="Times New Roman" w:cs="Times New Roman"/>
            <w:sz w:val="24"/>
            <w:szCs w:val="24"/>
          </w:rPr>
          <w:delText>,</w:delText>
        </w:r>
        <w:r w:rsidR="00253695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371917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составляет </w:delText>
        </w:r>
        <w:r w:rsidR="00FB7D6D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менее </w:delText>
        </w:r>
        <w:r w:rsidR="00C728F7" w:rsidDel="00342E73">
          <w:rPr>
            <w:rFonts w:ascii="Times New Roman" w:eastAsiaTheme="minorEastAsia" w:hAnsi="Times New Roman" w:cs="Times New Roman"/>
            <w:sz w:val="24"/>
            <w:szCs w:val="24"/>
          </w:rPr>
          <w:delText>1/1000</w:delText>
        </w:r>
        <w:r w:rsidR="00DE1D6B" w:rsidDel="00342E73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="00127A32" w:rsidRPr="00127A32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127A32" w:rsidDel="00342E73">
          <w:rPr>
            <w:rFonts w:ascii="Times New Roman" w:eastAsiaTheme="minorEastAsia" w:hAnsi="Times New Roman" w:cs="Times New Roman"/>
            <w:sz w:val="24"/>
            <w:szCs w:val="24"/>
          </w:rPr>
          <w:delText>Таким образом, влияние шумов ФЭУ пренебрежимо мало.</w:delText>
        </w:r>
      </w:del>
    </w:p>
    <w:p w:rsidR="00AA10BC" w:rsidRPr="00C430EC" w:rsidRDefault="00C67FBC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del w:id="116" w:author="Alexei Buzulutskov" w:date="2017-09-11T18:15:00Z">
        <w:r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Поскольку сигнал </w:delText>
        </w:r>
        <w:r w:rsidRPr="008002CF" w:rsidDel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S</w:delText>
        </w:r>
        <w:r w:rsidRPr="008002CF" w:rsidDel="00342E73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>1</w:delText>
        </w:r>
        <w:r w:rsidDel="00342E73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 xml:space="preserve"> </w:delText>
        </w:r>
        <w:r w:rsidDel="00342E73">
          <w:rPr>
            <w:rFonts w:ascii="Times New Roman" w:eastAsiaTheme="minorEastAsia" w:hAnsi="Times New Roman" w:cs="Times New Roman"/>
            <w:sz w:val="24"/>
            <w:szCs w:val="24"/>
          </w:rPr>
          <w:delText>небольшой по интенсивности</w:delText>
        </w:r>
        <w:r w:rsidR="00144C8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, то задержанные на границе раздела фаз </w:delText>
        </w:r>
        <w:r w:rsidR="00160C27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и испущенные позднее </w:delText>
        </w:r>
        <w:r w:rsidR="00144C89" w:rsidDel="00342E73">
          <w:rPr>
            <w:rFonts w:ascii="Times New Roman" w:eastAsiaTheme="minorEastAsia" w:hAnsi="Times New Roman" w:cs="Times New Roman"/>
            <w:sz w:val="24"/>
            <w:szCs w:val="24"/>
          </w:rPr>
          <w:delText>электроны могу</w:delText>
        </w:r>
        <w:r w:rsidR="00B3646F" w:rsidDel="00342E73">
          <w:rPr>
            <w:rFonts w:ascii="Times New Roman" w:eastAsiaTheme="minorEastAsia" w:hAnsi="Times New Roman" w:cs="Times New Roman"/>
            <w:sz w:val="24"/>
            <w:szCs w:val="24"/>
          </w:rPr>
          <w:delText>т</w:delText>
        </w:r>
        <w:r w:rsidR="00144C89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вызвать сигналы, </w:delText>
        </w:r>
        <w:r w:rsidR="00EA27F1" w:rsidDel="00342E73">
          <w:rPr>
            <w:rFonts w:ascii="Times New Roman" w:eastAsiaTheme="minorEastAsia" w:hAnsi="Times New Roman" w:cs="Times New Roman"/>
            <w:sz w:val="24"/>
            <w:szCs w:val="24"/>
          </w:rPr>
          <w:delText>схожие с</w:delText>
        </w:r>
        <w:r w:rsidR="00F95243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ним</w:delText>
        </w:r>
        <w:r w:rsidR="00144C89" w:rsidDel="00342E73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  <w:r w:rsidR="00847681" w:rsidDel="00342E73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847681">
        <w:rPr>
          <w:rFonts w:ascii="Times New Roman" w:eastAsiaTheme="minorEastAsia" w:hAnsi="Times New Roman" w:cs="Times New Roman"/>
          <w:sz w:val="24"/>
          <w:szCs w:val="24"/>
        </w:rPr>
        <w:t>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847681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847681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="00847681"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</w:t>
      </w:r>
      <w:ins w:id="117" w:author="Alexei Buzulutskov" w:date="2017-09-11T18:16:00Z">
        <w:r w:rsidR="00342E73">
          <w:rPr>
            <w:rFonts w:ascii="Times New Roman" w:eastAsiaTheme="minorEastAsia" w:hAnsi="Times New Roman" w:cs="Times New Roman"/>
            <w:sz w:val="24"/>
            <w:szCs w:val="24"/>
          </w:rPr>
          <w:t>о</w:t>
        </w:r>
      </w:ins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18" w:author="Alexei Buzulutskov" w:date="2017-09-11T18:07:00Z">
        <w:r w:rsidR="00C430EC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тяжелым </w:delText>
        </w:r>
      </w:del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D27EF" w:rsidRPr="00342E73">
        <w:rPr>
          <w:rFonts w:ascii="Times New Roman" w:eastAsiaTheme="minorEastAsia" w:hAnsi="Times New Roman" w:cs="Times New Roman"/>
          <w:sz w:val="24"/>
          <w:szCs w:val="24"/>
          <w:rPrChange w:id="119" w:author="Alexei Buzulutskov" w:date="2017-09-11T18:17:00Z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rPrChange>
        </w:rPr>
        <w:t>3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614400"/>
            <wp:effectExtent l="0" t="0" r="635" b="5715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413517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Каналы 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2275200"/>
            <wp:effectExtent l="0" t="0" r="63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413517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Четвертый канал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сигнал с</w:t>
      </w:r>
      <w:del w:id="120" w:author="Alexei Buzulutskov" w:date="2017-09-11T18:17:00Z">
        <w:r w:rsidR="008C57A0" w:rsidDel="00342E73">
          <w:rPr>
            <w:rFonts w:ascii="Times New Roman" w:eastAsiaTheme="minorEastAsia" w:hAnsi="Times New Roman" w:cs="Times New Roman"/>
            <w:sz w:val="24"/>
            <w:szCs w:val="24"/>
          </w:rPr>
          <w:delText>о</w:delText>
        </w:r>
      </w:del>
      <w:ins w:id="121" w:author="Alexei Buzulutskov" w:date="2017-09-11T18:17:00Z">
        <w:r w:rsidR="00342E73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 xml:space="preserve"> BGO</w:t>
        </w:r>
      </w:ins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счетчика. Третий канал 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46E">
        <w:rPr>
          <w:rFonts w:ascii="Times New Roman" w:eastAsiaTheme="minorEastAsia" w:hAnsi="Times New Roman" w:cs="Times New Roman"/>
          <w:sz w:val="24"/>
          <w:szCs w:val="24"/>
        </w:rPr>
        <w:t>сигнал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9446CA" w:rsidRPr="009446C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22" w:author="Alexei Buzulutskov" w:date="2017-09-11T18:08:00Z">
        <w:r w:rsidR="00A5255F" w:rsidDel="00703AFD">
          <w:rPr>
            <w:rFonts w:ascii="Times New Roman" w:eastAsiaTheme="minorEastAsia" w:hAnsi="Times New Roman" w:cs="Times New Roman"/>
            <w:sz w:val="24"/>
            <w:szCs w:val="24"/>
          </w:rPr>
          <w:delText>предположительных</w:delText>
        </w:r>
        <w:r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  <w:del w:id="123" w:author="Alexei Buzulutskov" w:date="2017-09-11T18:26:00Z">
        <w:r w:rsidR="00160C27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Подложка</w:delText>
        </w:r>
      </w:del>
      <w:del w:id="124" w:author="Alexei Buzulutskov" w:date="2017-09-11T18:09:00Z">
        <w:r w:rsidR="00160C27" w:rsidDel="00703AFD">
          <w:rPr>
            <w:rFonts w:ascii="Times New Roman" w:eastAsiaTheme="minorEastAsia" w:hAnsi="Times New Roman" w:cs="Times New Roman"/>
            <w:sz w:val="24"/>
            <w:szCs w:val="24"/>
          </w:rPr>
          <w:delText>, предположительно,</w:delText>
        </w:r>
      </w:del>
      <w:del w:id="125" w:author="Alexei Buzulutskov" w:date="2017-09-11T18:26:00Z">
        <w:r w:rsidR="00160C27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вызвана</w:delText>
        </w:r>
        <w:r w:rsidR="00AD1EF8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сигналами от</w:delText>
        </w:r>
        <w:r w:rsidR="00160C27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del w:id="126" w:author="Alexei Buzulutskov" w:date="2017-09-11T18:09:00Z">
        <w:r w:rsidR="00160C27" w:rsidDel="00703AFD">
          <w:rPr>
            <w:rFonts w:ascii="Times New Roman" w:eastAsiaTheme="minorEastAsia" w:hAnsi="Times New Roman" w:cs="Times New Roman"/>
            <w:sz w:val="24"/>
            <w:szCs w:val="24"/>
          </w:rPr>
          <w:delText>задержанны</w:delText>
        </w:r>
        <w:r w:rsidR="00AD1EF8" w:rsidDel="00703AFD">
          <w:rPr>
            <w:rFonts w:ascii="Times New Roman" w:eastAsiaTheme="minorEastAsia" w:hAnsi="Times New Roman" w:cs="Times New Roman"/>
            <w:sz w:val="24"/>
            <w:szCs w:val="24"/>
          </w:rPr>
          <w:delText>х</w:delText>
        </w:r>
        <w:r w:rsidR="00160C27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на границе</w:delText>
        </w:r>
        <w:r w:rsidR="00214E02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раздела</w:delText>
        </w:r>
        <w:r w:rsidR="00160C27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фаз электрон</w:delText>
        </w:r>
        <w:r w:rsidR="00AD1EF8" w:rsidDel="00703AFD">
          <w:rPr>
            <w:rFonts w:ascii="Times New Roman" w:eastAsiaTheme="minorEastAsia" w:hAnsi="Times New Roman" w:cs="Times New Roman"/>
            <w:sz w:val="24"/>
            <w:szCs w:val="24"/>
          </w:rPr>
          <w:delText>ов</w:delText>
        </w:r>
        <w:r w:rsidR="00035F7C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и</w:delText>
        </w:r>
        <w:r w:rsidR="00AD1EF8" w:rsidDel="00703AFD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  <w:r w:rsidR="0055138B" w:rsidDel="00703AFD">
          <w:rPr>
            <w:rFonts w:ascii="Times New Roman" w:eastAsiaTheme="minorEastAsia" w:hAnsi="Times New Roman" w:cs="Times New Roman"/>
            <w:sz w:val="24"/>
            <w:szCs w:val="24"/>
          </w:rPr>
          <w:delText>радиоактивными распадами в окружающих материалах.</w:delText>
        </w:r>
      </w:del>
      <w:r w:rsidR="00035F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57200"/>
            <wp:effectExtent l="0" t="0" r="635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46CA" w:rsidRPr="00413517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2909D0" w:rsidRDefault="00BD0019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27" w:author="Alexei Buzulutskov" w:date="2017-09-11T18:26:00Z">
        <w:r w:rsidR="0092700F" w:rsidDel="00CD68B1">
          <w:rPr>
            <w:rFonts w:ascii="Times New Roman" w:eastAsiaTheme="minorEastAsia" w:hAnsi="Times New Roman" w:cs="Times New Roman"/>
            <w:sz w:val="24"/>
            <w:szCs w:val="24"/>
          </w:rPr>
          <w:delText>При увеличении напряжения на</w:delText>
        </w:r>
        <w:r w:rsidR="00BE5B75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ФЭУ до максимально допустимого </w:delText>
        </w:r>
        <w:r w:rsidR="0092700F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усиление вырастет </w:delText>
        </w:r>
        <w:r w:rsidR="009B4EC4" w:rsidDel="00CD68B1">
          <w:rPr>
            <w:rFonts w:ascii="Times New Roman" w:eastAsiaTheme="minorEastAsia" w:hAnsi="Times New Roman" w:cs="Times New Roman"/>
            <w:sz w:val="24"/>
            <w:szCs w:val="24"/>
          </w:rPr>
          <w:delText>от</w:delText>
        </w:r>
        <w:r w:rsidR="0092700F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2</w:delText>
        </w:r>
        <w:r w:rsidR="009B4EC4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до </w:delText>
        </w:r>
        <w:r w:rsidR="0019321D" w:rsidDel="00CD68B1">
          <w:rPr>
            <w:rFonts w:ascii="Times New Roman" w:eastAsiaTheme="minorEastAsia" w:hAnsi="Times New Roman" w:cs="Times New Roman"/>
            <w:sz w:val="24"/>
            <w:szCs w:val="24"/>
          </w:rPr>
          <w:delText>5</w:delText>
        </w:r>
        <w:r w:rsidR="0092700F" w:rsidDel="00CD68B1">
          <w:rPr>
            <w:rFonts w:ascii="Times New Roman" w:eastAsiaTheme="minorEastAsia" w:hAnsi="Times New Roman" w:cs="Times New Roman"/>
            <w:sz w:val="24"/>
            <w:szCs w:val="24"/>
          </w:rPr>
          <w:delText xml:space="preserve"> раз, чего тоже будет недостаточно. </w:delText>
        </w:r>
      </w:del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7129F8" w:rsidRDefault="00B0532D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заключается в </w:t>
      </w:r>
      <w:r w:rsidR="004357F5">
        <w:rPr>
          <w:rFonts w:ascii="Times New Roman" w:eastAsiaTheme="minorEastAsia" w:hAnsi="Times New Roman" w:cs="Times New Roman"/>
          <w:sz w:val="24"/>
          <w:szCs w:val="24"/>
        </w:rPr>
        <w:t>расположении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матрицы</w:t>
      </w:r>
      <w:ins w:id="128" w:author="Alexei Buzulutskov" w:date="2017-09-11T18:30:00Z">
        <w:r w:rsidR="00834D1C" w:rsidRPr="00834D1C">
          <w:rPr>
            <w:rFonts w:ascii="Times New Roman" w:eastAsiaTheme="minorEastAsia" w:hAnsi="Times New Roman" w:cs="Times New Roman"/>
            <w:sz w:val="24"/>
            <w:szCs w:val="24"/>
            <w:rPrChange w:id="129" w:author="Alexei Buzulutskov" w:date="2017-09-11T18:30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834D1C">
          <w:rPr>
            <w:rFonts w:ascii="Times New Roman" w:eastAsiaTheme="minorEastAsia" w:hAnsi="Times New Roman" w:cs="Times New Roman"/>
            <w:sz w:val="24"/>
            <w:szCs w:val="24"/>
          </w:rPr>
          <w:t xml:space="preserve">фотоприемников, в </w:t>
        </w:r>
        <w:proofErr w:type="gramStart"/>
        <w:r w:rsidR="00834D1C">
          <w:rPr>
            <w:rFonts w:ascii="Times New Roman" w:eastAsiaTheme="minorEastAsia" w:hAnsi="Times New Roman" w:cs="Times New Roman"/>
            <w:sz w:val="24"/>
            <w:szCs w:val="24"/>
          </w:rPr>
          <w:t xml:space="preserve">частности </w:t>
        </w:r>
      </w:ins>
      <w:r w:rsidR="00F726C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gramEnd"/>
      <w:ins w:id="130" w:author="Alexei Buzulutskov" w:date="2017-09-11T18:30:00Z">
        <w:r w:rsidR="00834D1C">
          <w:rPr>
            <w:rFonts w:ascii="Times New Roman" w:eastAsiaTheme="minorEastAsia" w:hAnsi="Times New Roman" w:cs="Times New Roman"/>
            <w:sz w:val="24"/>
            <w:szCs w:val="24"/>
          </w:rPr>
          <w:t>-матрицы,</w:t>
        </w:r>
      </w:ins>
      <w:r w:rsidR="00EF46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31" w:author="Alexei Buzulutskov" w:date="2017-09-11T18:34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 xml:space="preserve">как сверху ЭЛ зазора, так и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на дн</w:t>
      </w:r>
      <w:r w:rsidR="00783E7F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A6A18">
        <w:rPr>
          <w:rFonts w:ascii="Times New Roman" w:hAnsi="Times New Roman" w:cs="Times New Roman"/>
          <w:sz w:val="24"/>
          <w:szCs w:val="24"/>
        </w:rPr>
        <w:t>детектора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EF6812">
        <w:rPr>
          <w:rFonts w:ascii="Times New Roman" w:hAnsi="Times New Roman" w:cs="Times New Roman"/>
          <w:sz w:val="24"/>
          <w:szCs w:val="24"/>
        </w:rPr>
        <w:t xml:space="preserve"> Для покрытия активной области 10</w:t>
      </w:r>
      <w:r w:rsidR="00EF68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F6812">
        <w:rPr>
          <w:rFonts w:ascii="Times New Roman" w:hAnsi="Times New Roman" w:cs="Times New Roman"/>
          <w:sz w:val="24"/>
          <w:szCs w:val="24"/>
        </w:rPr>
        <w:t>10 см</w:t>
      </w:r>
      <w:r w:rsidR="00EF6812" w:rsidRPr="00EF681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B491D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Alexei Buzulutskov" w:date="2017-09-11T18:34:00Z">
        <w:r w:rsidR="00DB491D" w:rsidDel="002979A6">
          <w:rPr>
            <w:rFonts w:ascii="Times New Roman" w:hAnsi="Times New Roman" w:cs="Times New Roman"/>
            <w:sz w:val="24"/>
            <w:szCs w:val="24"/>
          </w:rPr>
          <w:delText>необходимо установить</w:delText>
        </w:r>
      </w:del>
      <w:ins w:id="133" w:author="Alexei Buzulutskov" w:date="2017-09-11T18:34:00Z">
        <w:r w:rsidR="002979A6">
          <w:rPr>
            <w:rFonts w:ascii="Times New Roman" w:hAnsi="Times New Roman" w:cs="Times New Roman"/>
            <w:sz w:val="24"/>
            <w:szCs w:val="24"/>
          </w:rPr>
          <w:t>можно использовать</w:t>
        </w:r>
      </w:ins>
      <w:r w:rsidR="00DB491D">
        <w:rPr>
          <w:rFonts w:ascii="Times New Roman" w:hAnsi="Times New Roman" w:cs="Times New Roman"/>
          <w:sz w:val="24"/>
          <w:szCs w:val="24"/>
        </w:rPr>
        <w:t xml:space="preserve"> матрицу</w:t>
      </w:r>
      <w:r w:rsidR="003F3395">
        <w:rPr>
          <w:rFonts w:ascii="Times New Roman" w:hAnsi="Times New Roman" w:cs="Times New Roman"/>
          <w:sz w:val="24"/>
          <w:szCs w:val="24"/>
        </w:rPr>
        <w:t xml:space="preserve"> </w:t>
      </w:r>
      <w:r w:rsidR="00EF461D">
        <w:rPr>
          <w:rFonts w:ascii="Times New Roman" w:eastAsiaTheme="minorEastAsia" w:hAnsi="Times New Roman" w:cs="Times New Roman"/>
          <w:sz w:val="24"/>
          <w:szCs w:val="24"/>
        </w:rPr>
        <w:t>размером 12</w:t>
      </w:r>
      <w:ins w:id="134" w:author="Alexei Buzulutskov" w:date="2017-09-11T18:34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>х</w:t>
        </w:r>
      </w:ins>
      <w:del w:id="135" w:author="Alexei Buzulutskov" w:date="2017-09-11T18:34:00Z">
        <w:r w:rsidR="00EF461D" w:rsidDel="002979A6">
          <w:rPr>
            <w:rFonts w:ascii="Times New Roman" w:eastAsiaTheme="minorEastAsia" w:hAnsi="Times New Roman" w:cs="Times New Roman"/>
            <w:sz w:val="24"/>
            <w:szCs w:val="24"/>
          </w:rPr>
          <w:delText xml:space="preserve"> на </w:delText>
        </w:r>
      </w:del>
      <w:r w:rsidR="00EF461D">
        <w:rPr>
          <w:rFonts w:ascii="Times New Roman" w:eastAsiaTheme="minorEastAsia" w:hAnsi="Times New Roman" w:cs="Times New Roman"/>
          <w:sz w:val="24"/>
          <w:szCs w:val="24"/>
        </w:rPr>
        <w:t>12 элементов</w:t>
      </w:r>
      <w:r w:rsidR="00176888">
        <w:rPr>
          <w:rFonts w:ascii="Times New Roman" w:eastAsiaTheme="minorEastAsia" w:hAnsi="Times New Roman" w:cs="Times New Roman"/>
          <w:sz w:val="24"/>
          <w:szCs w:val="24"/>
        </w:rPr>
        <w:t>, составленную</w:t>
      </w:r>
      <w:r w:rsidR="00DB491D">
        <w:rPr>
          <w:rFonts w:ascii="Times New Roman" w:eastAsiaTheme="minorEastAsia" w:hAnsi="Times New Roman" w:cs="Times New Roman"/>
          <w:sz w:val="24"/>
          <w:szCs w:val="24"/>
        </w:rPr>
        <w:t xml:space="preserve"> из </w:t>
      </w:r>
      <w:ins w:id="136" w:author="Alexei Buzulutskov" w:date="2017-09-11T18:35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 xml:space="preserve">кремниевых фотоумножителей </w:t>
        </w:r>
      </w:ins>
      <w:r w:rsidR="00DB491D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DB491D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</w:t>
      </w:r>
      <w:del w:id="137" w:author="Alexei Buzulutskov" w:date="2017-09-11T18:29:00Z">
        <w:r w:rsidR="00DB491D" w:rsidRPr="007D275F" w:rsidDel="00834D1C">
          <w:rPr>
            <w:rFonts w:ascii="Times New Roman" w:eastAsiaTheme="minorEastAsia" w:hAnsi="Times New Roman" w:cs="Times New Roman"/>
            <w:sz w:val="24"/>
            <w:szCs w:val="24"/>
          </w:rPr>
          <w:delText>6050pe</w:delText>
        </w:r>
      </w:del>
      <w:ins w:id="138" w:author="Alexei Buzulutskov" w:date="2017-09-11T18:29:00Z">
        <w:r w:rsidR="00834D1C" w:rsidRPr="007D275F">
          <w:rPr>
            <w:rFonts w:ascii="Times New Roman" w:eastAsiaTheme="minorEastAsia" w:hAnsi="Times New Roman" w:cs="Times New Roman"/>
            <w:sz w:val="24"/>
            <w:szCs w:val="24"/>
          </w:rPr>
          <w:t>6050</w:t>
        </w:r>
        <w:r w:rsidR="00834D1C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PE</w:t>
        </w:r>
      </w:ins>
      <w:r w:rsidR="00EF461D">
        <w:rPr>
          <w:rFonts w:ascii="Times New Roman" w:hAnsi="Times New Roman" w:cs="Times New Roman"/>
          <w:sz w:val="24"/>
          <w:szCs w:val="24"/>
        </w:rPr>
        <w:t>.</w:t>
      </w:r>
      <w:r w:rsidR="00FB7A5D">
        <w:rPr>
          <w:rFonts w:ascii="Times New Roman" w:hAnsi="Times New Roman" w:cs="Times New Roman"/>
          <w:sz w:val="24"/>
          <w:szCs w:val="24"/>
        </w:rPr>
        <w:t xml:space="preserve"> </w:t>
      </w:r>
      <w:ins w:id="139" w:author="Alexei Buzulutskov" w:date="2017-09-11T18:35:00Z">
        <w:r w:rsidR="003B4F28">
          <w:rPr>
            <w:rFonts w:ascii="Times New Roman" w:hAnsi="Times New Roman" w:cs="Times New Roman"/>
            <w:sz w:val="24"/>
            <w:szCs w:val="24"/>
          </w:rPr>
          <w:t>Одна из проблем</w:t>
        </w:r>
      </w:ins>
      <w:del w:id="140" w:author="Alexei Buzulutskov" w:date="2017-09-11T18:35:00Z">
        <w:r w:rsidR="003F3395" w:rsidDel="003B4F28">
          <w:rPr>
            <w:rFonts w:ascii="Times New Roman" w:hAnsi="Times New Roman" w:cs="Times New Roman"/>
            <w:sz w:val="24"/>
            <w:szCs w:val="24"/>
          </w:rPr>
          <w:delText>Основная проблема</w:delText>
        </w:r>
      </w:del>
      <w:r w:rsidR="003F3395">
        <w:rPr>
          <w:rFonts w:ascii="Times New Roman" w:hAnsi="Times New Roman" w:cs="Times New Roman"/>
          <w:sz w:val="24"/>
          <w:szCs w:val="24"/>
        </w:rPr>
        <w:t xml:space="preserve"> заключается в большом количестве используемых каналов</w:t>
      </w:r>
      <w:ins w:id="141" w:author="Alexei Buzulutskov" w:date="2017-09-11T18:36:00Z">
        <w:r w:rsidR="003B4F28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B4F28">
          <w:rPr>
            <w:rFonts w:ascii="Times New Roman" w:hAnsi="Times New Roman" w:cs="Times New Roman"/>
            <w:sz w:val="24"/>
            <w:szCs w:val="24"/>
            <w:lang w:val="en-US"/>
          </w:rPr>
          <w:t>SiPM</w:t>
        </w:r>
      </w:ins>
      <w:r w:rsidR="003F3395">
        <w:rPr>
          <w:rFonts w:ascii="Times New Roman" w:hAnsi="Times New Roman" w:cs="Times New Roman"/>
          <w:sz w:val="24"/>
          <w:szCs w:val="24"/>
        </w:rPr>
        <w:t>.</w:t>
      </w:r>
      <w:r w:rsidR="001F5E52">
        <w:rPr>
          <w:rFonts w:ascii="Times New Roman" w:hAnsi="Times New Roman" w:cs="Times New Roman"/>
          <w:sz w:val="24"/>
          <w:szCs w:val="24"/>
        </w:rPr>
        <w:t xml:space="preserve"> </w:t>
      </w:r>
      <w:del w:id="142" w:author="Alexei Buzulutskov" w:date="2017-09-11T18:31:00Z">
        <w:r w:rsidR="001F5E52" w:rsidDel="00834D1C">
          <w:rPr>
            <w:rFonts w:ascii="Times New Roman" w:hAnsi="Times New Roman" w:cs="Times New Roman"/>
            <w:sz w:val="24"/>
            <w:szCs w:val="24"/>
          </w:rPr>
          <w:delText>Кроме того, в нашем случае из-за ограниченности места</w:delText>
        </w:r>
        <w:r w:rsidR="003C7204" w:rsidDel="00834D1C">
          <w:rPr>
            <w:rFonts w:ascii="Times New Roman" w:hAnsi="Times New Roman" w:cs="Times New Roman"/>
            <w:sz w:val="24"/>
            <w:szCs w:val="24"/>
          </w:rPr>
          <w:delText xml:space="preserve"> не удастся вывести желаемое количество проводов и</w:delText>
        </w:r>
        <w:r w:rsidR="00F76920" w:rsidDel="00834D1C">
          <w:rPr>
            <w:rFonts w:ascii="Times New Roman" w:hAnsi="Times New Roman" w:cs="Times New Roman"/>
            <w:sz w:val="24"/>
            <w:szCs w:val="24"/>
          </w:rPr>
          <w:delText>з детектора.</w:delText>
        </w:r>
        <w:r w:rsidR="001D41C1" w:rsidDel="00834D1C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D40206">
        <w:rPr>
          <w:rFonts w:ascii="Times New Roman" w:hAnsi="Times New Roman" w:cs="Times New Roman"/>
          <w:sz w:val="24"/>
          <w:szCs w:val="24"/>
        </w:rPr>
        <w:t xml:space="preserve">Для решения </w:t>
      </w:r>
      <w:r w:rsidR="00D40206">
        <w:rPr>
          <w:rFonts w:ascii="Times New Roman" w:hAnsi="Times New Roman" w:cs="Times New Roman"/>
          <w:sz w:val="24"/>
          <w:szCs w:val="24"/>
        </w:rPr>
        <w:lastRenderedPageBreak/>
        <w:t>проблемы каждые 9 элементов матрицы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del w:id="143" w:author="Alexei Buzulutskov" w:date="2017-09-11T18:36:00Z">
        <w:r w:rsidR="00ED2213" w:rsidDel="003B4F28">
          <w:rPr>
            <w:rFonts w:ascii="Times New Roman" w:hAnsi="Times New Roman" w:cs="Times New Roman"/>
            <w:sz w:val="24"/>
            <w:szCs w:val="24"/>
          </w:rPr>
          <w:delText>были объединены</w:delText>
        </w:r>
      </w:del>
      <w:ins w:id="144" w:author="Alexei Buzulutskov" w:date="2017-09-11T18:36:00Z">
        <w:r w:rsidR="003B4F28">
          <w:rPr>
            <w:rFonts w:ascii="Times New Roman" w:hAnsi="Times New Roman" w:cs="Times New Roman"/>
            <w:sz w:val="24"/>
            <w:szCs w:val="24"/>
          </w:rPr>
          <w:t>будут объединяься</w:t>
        </w:r>
      </w:ins>
      <w:r w:rsidR="00D40206">
        <w:rPr>
          <w:rFonts w:ascii="Times New Roman" w:hAnsi="Times New Roman" w:cs="Times New Roman"/>
          <w:sz w:val="24"/>
          <w:szCs w:val="24"/>
        </w:rPr>
        <w:t xml:space="preserve"> в один канал</w:t>
      </w:r>
      <w:r w:rsidR="00041619">
        <w:rPr>
          <w:rFonts w:ascii="Times New Roman" w:hAnsi="Times New Roman" w:cs="Times New Roman"/>
          <w:sz w:val="24"/>
          <w:szCs w:val="24"/>
        </w:rPr>
        <w:t xml:space="preserve"> при помощи параллельно-последовательно</w:t>
      </w:r>
      <w:r w:rsidR="00340A5A">
        <w:rPr>
          <w:rFonts w:ascii="Times New Roman" w:hAnsi="Times New Roman" w:cs="Times New Roman"/>
          <w:sz w:val="24"/>
          <w:szCs w:val="24"/>
        </w:rPr>
        <w:t>го</w:t>
      </w:r>
      <w:r w:rsidR="00041619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 xml:space="preserve">Рис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47836" w:rsidRDefault="00C47836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Была проведена серия тестов с последовательным и параллельным подключением двух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</w:t>
      </w:r>
      <w:del w:id="145" w:author="Alexei Buzulutskov" w:date="2017-09-11T18:32:00Z">
        <w:r w:rsidRPr="007D275F" w:rsidDel="002979A6">
          <w:rPr>
            <w:rFonts w:ascii="Times New Roman" w:eastAsiaTheme="minorEastAsia" w:hAnsi="Times New Roman" w:cs="Times New Roman"/>
            <w:sz w:val="24"/>
            <w:szCs w:val="24"/>
          </w:rPr>
          <w:delText>6050pe</w:delText>
        </w:r>
      </w:del>
      <w:ins w:id="146" w:author="Alexei Buzulutskov" w:date="2017-09-11T18:32:00Z">
        <w:r w:rsidR="002979A6" w:rsidRPr="007D275F">
          <w:rPr>
            <w:rFonts w:ascii="Times New Roman" w:eastAsiaTheme="minorEastAsia" w:hAnsi="Times New Roman" w:cs="Times New Roman"/>
            <w:sz w:val="24"/>
            <w:szCs w:val="24"/>
          </w:rPr>
          <w:t>6050</w:t>
        </w:r>
        <w:r w:rsidR="002979A6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PE</w:t>
        </w:r>
      </w:ins>
      <w:r w:rsidR="00FC73ED">
        <w:rPr>
          <w:rFonts w:ascii="Times New Roman" w:eastAsiaTheme="minorEastAsia" w:hAnsi="Times New Roman" w:cs="Times New Roman"/>
          <w:sz w:val="24"/>
          <w:szCs w:val="24"/>
        </w:rPr>
        <w:t>, погруженных в жидкий азот</w:t>
      </w:r>
      <w:del w:id="147" w:author="Alexei Buzulutskov" w:date="2017-09-11T18:32:00Z">
        <w:r w:rsidR="006B05A7" w:rsidDel="002979A6">
          <w:rPr>
            <w:rFonts w:ascii="Times New Roman" w:eastAsiaTheme="minorEastAsia" w:hAnsi="Times New Roman" w:cs="Times New Roman"/>
            <w:sz w:val="24"/>
            <w:szCs w:val="24"/>
          </w:rPr>
          <w:delText xml:space="preserve"> при температуре </w:delText>
        </w:r>
        <w:r w:rsidR="007C54BA" w:rsidDel="002979A6">
          <w:rPr>
            <w:rFonts w:ascii="Times New Roman" w:eastAsiaTheme="minorEastAsia" w:hAnsi="Times New Roman" w:cs="Times New Roman"/>
            <w:sz w:val="24"/>
            <w:szCs w:val="24"/>
          </w:rPr>
          <w:delText>кипения</w:delText>
        </w:r>
      </w:del>
      <w:r w:rsidR="006B05A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4917">
        <w:rPr>
          <w:rFonts w:ascii="Times New Roman" w:eastAsiaTheme="minorEastAsia" w:hAnsi="Times New Roman" w:cs="Times New Roman"/>
          <w:sz w:val="24"/>
          <w:szCs w:val="24"/>
        </w:rPr>
        <w:t xml:space="preserve"> Наблюдалась стабильная работа</w:t>
      </w:r>
      <w:r w:rsidR="00F520CC">
        <w:rPr>
          <w:rFonts w:ascii="Times New Roman" w:eastAsiaTheme="minorEastAsia" w:hAnsi="Times New Roman" w:cs="Times New Roman"/>
          <w:sz w:val="24"/>
          <w:szCs w:val="24"/>
        </w:rPr>
        <w:t xml:space="preserve"> в обоих случаях. Подробное описание изменения характеристик сигнала в зависимости от типа подключения будет приведено в следующих статьях.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21200"/>
            <wp:effectExtent l="0" t="0" r="635" b="8255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5F9F" w:rsidRPr="00413517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</w:t>
      </w:r>
      <w:del w:id="148" w:author="Alexei Buzulutskov" w:date="2017-09-11T18:29:00Z">
        <w:r w:rsidR="007D275F" w:rsidRPr="007D275F" w:rsidDel="00834D1C">
          <w:rPr>
            <w:rFonts w:ascii="Times New Roman" w:eastAsiaTheme="minorEastAsia" w:hAnsi="Times New Roman" w:cs="Times New Roman"/>
            <w:sz w:val="24"/>
            <w:szCs w:val="24"/>
          </w:rPr>
          <w:delText>6050pe</w:delText>
        </w:r>
        <w:r w:rsidR="008D4B8E" w:rsidRPr="007D275F" w:rsidDel="00834D1C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ins w:id="149" w:author="Alexei Buzulutskov" w:date="2017-09-11T18:29:00Z">
        <w:r w:rsidR="00834D1C" w:rsidRPr="007D275F">
          <w:rPr>
            <w:rFonts w:ascii="Times New Roman" w:eastAsiaTheme="minorEastAsia" w:hAnsi="Times New Roman" w:cs="Times New Roman"/>
            <w:sz w:val="24"/>
            <w:szCs w:val="24"/>
          </w:rPr>
          <w:t>6050</w:t>
        </w:r>
        <w:r w:rsidR="00834D1C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PE</w:t>
        </w:r>
        <w:r w:rsidR="00834D1C" w:rsidRPr="007D275F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0000" cy="2908800"/>
            <wp:effectExtent l="0" t="0" r="0" b="635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C56EFB" w:rsidRPr="00413517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THGEM</w:t>
      </w:r>
      <w:r w:rsidRPr="00593ED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данный момент в установке расположены два </w:t>
      </w:r>
      <w:ins w:id="150" w:author="Alexei Buzulutskov" w:date="2017-09-11T18:32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 xml:space="preserve">толстых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газовых </w:t>
      </w:r>
      <w:ins w:id="151" w:author="Alexei Buzulutskov" w:date="2017-09-11T18:32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>эле</w:t>
        </w:r>
      </w:ins>
      <w:ins w:id="152" w:author="Alexei Buzulutskov" w:date="2017-09-11T18:33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>к</w:t>
        </w:r>
      </w:ins>
      <w:ins w:id="153" w:author="Alexei Buzulutskov" w:date="2017-09-11T18:32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 xml:space="preserve">тронных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умножителя</w:t>
      </w:r>
      <w:del w:id="154" w:author="Alexei Buzulutskov" w:date="2017-09-11T18:33:00Z">
        <w:r w:rsidDel="002979A6">
          <w:rPr>
            <w:rFonts w:ascii="Times New Roman" w:eastAsiaTheme="minorEastAsia" w:hAnsi="Times New Roman" w:cs="Times New Roman"/>
            <w:sz w:val="24"/>
            <w:szCs w:val="24"/>
          </w:rPr>
          <w:delText>:</w:delText>
        </w:r>
      </w:del>
      <w:ins w:id="155" w:author="Alexei Buzulutskov" w:date="2017-09-11T18:33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>,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1, которые </w:t>
      </w:r>
      <w:del w:id="156" w:author="Alexei Buzulutskov" w:date="2017-09-11T18:33:00Z">
        <w:r w:rsidDel="002979A6">
          <w:rPr>
            <w:rFonts w:ascii="Times New Roman" w:eastAsiaTheme="minorEastAsia" w:hAnsi="Times New Roman" w:cs="Times New Roman"/>
            <w:sz w:val="24"/>
            <w:szCs w:val="24"/>
          </w:rPr>
          <w:delText xml:space="preserve">выступают </w:delText>
        </w:r>
      </w:del>
      <w:ins w:id="157" w:author="Alexei Buzulutskov" w:date="2017-09-11T18:33:00Z">
        <w:r w:rsidR="002979A6">
          <w:rPr>
            <w:rFonts w:ascii="Times New Roman" w:eastAsiaTheme="minorEastAsia" w:hAnsi="Times New Roman" w:cs="Times New Roman"/>
            <w:sz w:val="24"/>
            <w:szCs w:val="24"/>
          </w:rPr>
          <w:t xml:space="preserve">используются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в качестве электродов</w:t>
      </w:r>
      <w:ins w:id="158" w:author="Alexei Buzulutskov" w:date="2017-09-11T18:37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 ЭЛ зазора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 Для увеличения </w:t>
      </w:r>
      <w:del w:id="159" w:author="Alexei Buzulutskov" w:date="2017-09-11T18:38:00Z">
        <w:r w:rsidR="00473E15" w:rsidDel="00EC18EA">
          <w:rPr>
            <w:rFonts w:ascii="Times New Roman" w:eastAsiaTheme="minorEastAsia" w:hAnsi="Times New Roman" w:cs="Times New Roman"/>
            <w:sz w:val="24"/>
            <w:szCs w:val="24"/>
          </w:rPr>
          <w:delText>количества света</w:delText>
        </w:r>
      </w:del>
      <w:ins w:id="160" w:author="Alexei Buzulutskov" w:date="2017-09-11T18:38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светосбора </w:t>
        </w:r>
        <w:r w:rsidR="00EC18EA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S</w:t>
        </w:r>
        <w:r w:rsidR="00EC18EA" w:rsidRPr="00EC18EA">
          <w:rPr>
            <w:rFonts w:ascii="Times New Roman" w:eastAsiaTheme="minorEastAsia" w:hAnsi="Times New Roman" w:cs="Times New Roman"/>
            <w:sz w:val="24"/>
            <w:szCs w:val="24"/>
            <w:rPrChange w:id="161" w:author="Alexei Buzulutskov" w:date="2017-09-11T18:39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2 </w:t>
        </w:r>
      </w:ins>
      <w:ins w:id="162" w:author="Alexei Buzulutskov" w:date="2017-09-11T18:39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>сигнала</w:t>
        </w:r>
      </w:ins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ins w:id="163" w:author="Alexei Buzulutskov" w:date="2017-09-11T18:39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регистрируемого из </w:t>
        </w:r>
      </w:ins>
      <w:del w:id="164" w:author="Alexei Buzulutskov" w:date="2017-09-11T18:39:00Z">
        <w:r w:rsidR="00473E15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попадающего из </w:delText>
        </w:r>
      </w:del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ЭЛ зазора </w:t>
      </w:r>
      <w:ins w:id="165" w:author="Alexei Buzulutskov" w:date="2017-09-11T18:39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с помощью </w:t>
        </w:r>
      </w:ins>
      <w:del w:id="166" w:author="Alexei Buzulutskov" w:date="2017-09-11T18:40:00Z">
        <w:r w:rsidR="00473E15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на </w:delText>
        </w:r>
      </w:del>
      <w:r w:rsidR="00473E15">
        <w:rPr>
          <w:rFonts w:ascii="Times New Roman" w:eastAsiaTheme="minorEastAsia" w:hAnsi="Times New Roman" w:cs="Times New Roman"/>
          <w:sz w:val="24"/>
          <w:szCs w:val="24"/>
        </w:rPr>
        <w:t>верхн</w:t>
      </w:r>
      <w:ins w:id="167" w:author="Alexei Buzulutskov" w:date="2017-09-11T18:40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>ей</w:t>
        </w:r>
      </w:ins>
      <w:del w:id="168" w:author="Alexei Buzulutskov" w:date="2017-09-11T18:40:00Z">
        <w:r w:rsidR="00473E15" w:rsidDel="00EC18EA">
          <w:rPr>
            <w:rFonts w:ascii="Times New Roman" w:eastAsiaTheme="minorEastAsia" w:hAnsi="Times New Roman" w:cs="Times New Roman"/>
            <w:sz w:val="24"/>
            <w:szCs w:val="24"/>
          </w:rPr>
          <w:delText>юю</w:delText>
        </w:r>
      </w:del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69" w:author="Alexei Buzulutskov" w:date="2017-09-11T18:40:00Z">
        <w:r w:rsidR="00473E15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матрицу </w:delText>
        </w:r>
      </w:del>
      <w:r w:rsidR="00473E15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ins w:id="170" w:author="Alexei Buzulutskov" w:date="2017-09-11T18:40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>-матрицы</w:t>
        </w:r>
      </w:ins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, планируется 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заменить </w:t>
      </w:r>
      <w:r w:rsidR="00473E1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1 на аналогичный, но с большим диаметром отверстий.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71" w:author="Alexei Buzulutskov" w:date="2017-09-11T18:40:00Z">
        <w:r w:rsidR="00126737" w:rsidDel="00EC18EA">
          <w:rPr>
            <w:rFonts w:ascii="Times New Roman" w:eastAsiaTheme="minorEastAsia" w:hAnsi="Times New Roman" w:cs="Times New Roman"/>
            <w:sz w:val="24"/>
            <w:szCs w:val="24"/>
          </w:rPr>
          <w:delText>Другой</w:delText>
        </w:r>
        <w:r w:rsidR="00316192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 путь увеличения сигнала на верхнюю матрицу состоит в </w:delText>
        </w:r>
        <w:r w:rsidR="00D07481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подаче напряжения между обкладками </w:delText>
        </w:r>
        <w:r w:rsidR="00D07481" w:rsidRPr="00E2223F" w:rsidDel="00EC18EA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THGEM</w:delText>
        </w:r>
        <w:r w:rsidR="009460D4" w:rsidDel="00EC18EA">
          <w:rPr>
            <w:rFonts w:ascii="Times New Roman" w:eastAsiaTheme="minorEastAsia" w:hAnsi="Times New Roman" w:cs="Times New Roman"/>
            <w:sz w:val="24"/>
            <w:szCs w:val="24"/>
          </w:rPr>
          <w:delText>1</w:delText>
        </w:r>
        <w:r w:rsidR="00DD1F1C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 для об</w:delText>
        </w:r>
        <w:r w:rsidR="000150B3" w:rsidDel="00EC18EA">
          <w:rPr>
            <w:rFonts w:ascii="Times New Roman" w:eastAsiaTheme="minorEastAsia" w:hAnsi="Times New Roman" w:cs="Times New Roman"/>
            <w:sz w:val="24"/>
            <w:szCs w:val="24"/>
          </w:rPr>
          <w:delText>разования лавинных сцинтилляций</w:delText>
        </w:r>
      </w:del>
      <w:del w:id="172" w:author="Alexei Buzulutskov" w:date="2017-09-11T18:37:00Z">
        <w:r w:rsidR="000150B3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, однако в процессе работы с большими усилениями на </w:delText>
        </w:r>
        <w:r w:rsidR="000150B3" w:rsidRPr="00E2223F" w:rsidDel="00EC18EA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delText>THGEM</w:delText>
        </w:r>
        <w:r w:rsidR="000150B3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 возможно возникновение пробоев, приводящих к загрязнению аргона.</w:delText>
        </w:r>
      </w:del>
      <w:del w:id="173" w:author="Alexei Buzulutskov" w:date="2017-09-11T18:40:00Z">
        <w:r w:rsidR="005E0C02" w:rsidDel="00EC18EA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ins w:id="174" w:author="Alexei Buzulutskov" w:date="2017-09-11T18:40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 Кроме того,</w:t>
        </w:r>
      </w:ins>
      <w:del w:id="175" w:author="Alexei Buzulutskov" w:date="2017-09-11T18:41:00Z">
        <w:r w:rsidR="005E0C02" w:rsidDel="00EC18EA">
          <w:rPr>
            <w:rFonts w:ascii="Times New Roman" w:eastAsiaTheme="minorEastAsia" w:hAnsi="Times New Roman" w:cs="Times New Roman"/>
            <w:sz w:val="24"/>
            <w:szCs w:val="24"/>
          </w:rPr>
          <w:delText>Также</w:delText>
        </w:r>
      </w:del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замена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>1 на более прозрачные позволит повысить св</w:t>
      </w:r>
      <w:r w:rsidR="00352328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тосбор </w:t>
      </w:r>
      <w:ins w:id="176" w:author="Alexei Buzulutskov" w:date="2017-09-11T18:41:00Z">
        <w:r w:rsidR="00EC18EA">
          <w:rPr>
            <w:rFonts w:ascii="Times New Roman" w:eastAsiaTheme="minorEastAsia" w:hAnsi="Times New Roman" w:cs="Times New Roman"/>
            <w:sz w:val="24"/>
            <w:szCs w:val="24"/>
          </w:rPr>
          <w:t xml:space="preserve">и для </w:t>
        </w:r>
      </w:ins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сигнала 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матрицу.</w:t>
      </w:r>
    </w:p>
    <w:p w:rsidR="00E2223F" w:rsidRDefault="00EC18EA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ins w:id="177" w:author="Alexei Buzulutskov" w:date="2017-09-11T18:41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Для этих целей </w:t>
        </w:r>
      </w:ins>
      <w:del w:id="178" w:author="Alexei Buzulutskov" w:date="2017-09-11T18:42:00Z">
        <w:r w:rsidR="00987B69" w:rsidDel="00EC18EA">
          <w:rPr>
            <w:rFonts w:ascii="Times New Roman" w:eastAsiaTheme="minorEastAsia" w:hAnsi="Times New Roman" w:cs="Times New Roman"/>
            <w:sz w:val="24"/>
            <w:szCs w:val="24"/>
          </w:rPr>
          <w:delText>Б</w:delText>
        </w:r>
      </w:del>
      <w:ins w:id="179" w:author="Alexei Buzulutskov" w:date="2017-09-11T18:42:00Z">
        <w:r>
          <w:rPr>
            <w:rFonts w:ascii="Times New Roman" w:eastAsiaTheme="minorEastAsia" w:hAnsi="Times New Roman" w:cs="Times New Roman"/>
            <w:sz w:val="24"/>
            <w:szCs w:val="24"/>
          </w:rPr>
          <w:t>б</w:t>
        </w:r>
      </w:ins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ыли изготовлены </w:t>
      </w:r>
      <w:proofErr w:type="gramStart"/>
      <w:r w:rsidR="00987B69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80" w:author="Alexei Buzulutskov" w:date="2017-09-11T18:47:00Z">
        <w:r w:rsidR="009F045A" w:rsidDel="00B03A2A">
          <w:rPr>
            <w:rFonts w:ascii="Times New Roman" w:eastAsiaTheme="minorEastAsia" w:hAnsi="Times New Roman" w:cs="Times New Roman"/>
            <w:sz w:val="24"/>
            <w:szCs w:val="24"/>
          </w:rPr>
          <w:delText>без ободков</w:delText>
        </w:r>
      </w:del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четырех</w:t>
      </w:r>
      <w:proofErr w:type="gramEnd"/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или 1 мм</w:t>
      </w:r>
      <w:r w:rsidR="00987B69"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</w:t>
      </w:r>
      <w:r w:rsidR="00831F66" w:rsidRPr="00413517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413517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413517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413517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27%. </w:t>
      </w:r>
      <w:del w:id="181" w:author="Alexei Buzulutskov" w:date="2017-09-11T18:43:00Z">
        <w:r w:rsidDel="006B6796">
          <w:rPr>
            <w:rFonts w:ascii="Times New Roman" w:eastAsiaTheme="minorEastAsia" w:hAnsi="Times New Roman" w:cs="Times New Roman"/>
            <w:sz w:val="24"/>
            <w:szCs w:val="24"/>
          </w:rPr>
          <w:delText>Снимок под микроскопом</w:delText>
        </w:r>
      </w:del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Default="003529A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413517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48%. </w:t>
      </w:r>
      <w:del w:id="182" w:author="Alexei Buzulutskov" w:date="2017-09-11T18:43:00Z">
        <w:r w:rsidDel="006B6796">
          <w:rPr>
            <w:rFonts w:ascii="Times New Roman" w:eastAsiaTheme="minorEastAsia" w:hAnsi="Times New Roman" w:cs="Times New Roman"/>
            <w:sz w:val="24"/>
            <w:szCs w:val="24"/>
          </w:rPr>
          <w:delText>Снимок под микроскопом</w:delText>
        </w:r>
      </w:del>
    </w:p>
    <w:p w:rsidR="00457C6B" w:rsidRDefault="00457C6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80000" cy="2160000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413517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75%. </w:t>
      </w:r>
      <w:del w:id="183" w:author="Alexei Buzulutskov" w:date="2017-09-11T18:43:00Z">
        <w:r w:rsidR="001835EE" w:rsidDel="006B6796">
          <w:rPr>
            <w:rFonts w:ascii="Times New Roman" w:eastAsiaTheme="minorEastAsia" w:hAnsi="Times New Roman" w:cs="Times New Roman"/>
            <w:sz w:val="24"/>
            <w:szCs w:val="24"/>
          </w:rPr>
          <w:delText>Снимок под микроскопом</w:delText>
        </w:r>
      </w:del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6660B4" w:rsidRDefault="006660B4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99269E">
        <w:rPr>
          <w:rFonts w:ascii="Times New Roman" w:hAnsi="Times New Roman" w:cs="Times New Roman"/>
          <w:sz w:val="24"/>
          <w:szCs w:val="24"/>
        </w:rPr>
        <w:t>рассм</w:t>
      </w:r>
      <w:ins w:id="184" w:author="Alexei Buzulutskov" w:date="2017-09-11T18:47:00Z">
        <w:r w:rsidR="00B03A2A">
          <w:rPr>
            <w:rFonts w:ascii="Times New Roman" w:hAnsi="Times New Roman" w:cs="Times New Roman"/>
            <w:sz w:val="24"/>
            <w:szCs w:val="24"/>
          </w:rPr>
          <w:t>о</w:t>
        </w:r>
      </w:ins>
      <w:del w:id="185" w:author="Alexei Buzulutskov" w:date="2017-09-11T18:47:00Z">
        <w:r w:rsidR="0099269E" w:rsidDel="00B03A2A">
          <w:rPr>
            <w:rFonts w:ascii="Times New Roman" w:hAnsi="Times New Roman" w:cs="Times New Roman"/>
            <w:sz w:val="24"/>
            <w:szCs w:val="24"/>
          </w:rPr>
          <w:delText>а</w:delText>
        </w:r>
      </w:del>
      <w:r w:rsidR="0099269E">
        <w:rPr>
          <w:rFonts w:ascii="Times New Roman" w:hAnsi="Times New Roman" w:cs="Times New Roman"/>
          <w:sz w:val="24"/>
          <w:szCs w:val="24"/>
        </w:rPr>
        <w:t>тр</w:t>
      </w:r>
      <w:ins w:id="186" w:author="Alexei Buzulutskov" w:date="2017-09-11T18:44:00Z">
        <w:r w:rsidR="006B6796">
          <w:rPr>
            <w:rFonts w:ascii="Times New Roman" w:hAnsi="Times New Roman" w:cs="Times New Roman"/>
            <w:sz w:val="24"/>
            <w:szCs w:val="24"/>
          </w:rPr>
          <w:t>ены</w:t>
        </w:r>
      </w:ins>
      <w:del w:id="187" w:author="Alexei Buzulutskov" w:date="2017-09-11T18:44:00Z">
        <w:r w:rsidR="0099269E" w:rsidDel="006B6796">
          <w:rPr>
            <w:rFonts w:ascii="Times New Roman" w:hAnsi="Times New Roman" w:cs="Times New Roman"/>
            <w:sz w:val="24"/>
            <w:szCs w:val="24"/>
          </w:rPr>
          <w:delText>ивались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</w:t>
      </w:r>
      <w:ins w:id="188" w:author="Alexei Buzulutskov" w:date="2017-09-11T19:02:00Z">
        <w:r w:rsidR="00377CA4">
          <w:rPr>
            <w:rFonts w:ascii="Times New Roman" w:hAnsi="Times New Roman" w:cs="Times New Roman"/>
            <w:sz w:val="24"/>
            <w:szCs w:val="24"/>
          </w:rPr>
          <w:t xml:space="preserve">некоторые </w:t>
        </w:r>
      </w:ins>
      <w:r>
        <w:rPr>
          <w:rFonts w:ascii="Times New Roman" w:hAnsi="Times New Roman" w:cs="Times New Roman"/>
          <w:sz w:val="24"/>
          <w:szCs w:val="24"/>
        </w:rPr>
        <w:t xml:space="preserve">результаты предыдущих измерений </w:t>
      </w:r>
      <w:r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ins w:id="189" w:author="Alexei Buzulutskov" w:date="2017-09-11T18:53:00Z">
        <w:r w:rsidR="00B03A2A">
          <w:rPr>
            <w:rFonts w:ascii="Times New Roman" w:hAnsi="Times New Roman" w:cs="Times New Roman"/>
            <w:sz w:val="24"/>
            <w:szCs w:val="24"/>
          </w:rPr>
          <w:t xml:space="preserve"> методом рассеяния нейтронов в двухфазном детекторе</w:t>
        </w:r>
      </w:ins>
      <w:ins w:id="190" w:author="Alexei Buzulutskov" w:date="2017-09-11T18:44:00Z">
        <w:r w:rsidR="006B6796">
          <w:rPr>
            <w:rFonts w:ascii="Times New Roman" w:hAnsi="Times New Roman" w:cs="Times New Roman"/>
            <w:sz w:val="24"/>
            <w:szCs w:val="24"/>
          </w:rPr>
          <w:t>.</w:t>
        </w:r>
      </w:ins>
      <w:r>
        <w:rPr>
          <w:rFonts w:ascii="Times New Roman" w:hAnsi="Times New Roman" w:cs="Times New Roman"/>
          <w:sz w:val="24"/>
          <w:szCs w:val="24"/>
        </w:rPr>
        <w:t xml:space="preserve"> </w:t>
      </w:r>
      <w:del w:id="191" w:author="Alexei Buzulutskov" w:date="2017-09-11T18:44:00Z">
        <w:r w:rsidDel="006B6796">
          <w:rPr>
            <w:rFonts w:ascii="Times New Roman" w:hAnsi="Times New Roman" w:cs="Times New Roman"/>
            <w:sz w:val="24"/>
            <w:szCs w:val="24"/>
          </w:rPr>
          <w:delText>и влияние примесей в аргоне на результаты.</w:delText>
        </w:r>
        <w:r w:rsidRPr="00CB0AC2" w:rsidDel="006B679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ins w:id="192" w:author="Alexei Buzulutskov" w:date="2017-09-11T18:48:00Z">
        <w:r w:rsidR="00B03A2A">
          <w:rPr>
            <w:rFonts w:ascii="Times New Roman" w:hAnsi="Times New Roman" w:cs="Times New Roman"/>
            <w:sz w:val="24"/>
            <w:szCs w:val="24"/>
          </w:rPr>
          <w:t>Продемонстрировано, что в двухфазном детекторе</w:t>
        </w:r>
      </w:ins>
      <w:ins w:id="193" w:author="Alexei Buzulutskov" w:date="2017-09-11T18:49:00Z">
        <w:r w:rsidR="00B03A2A">
          <w:rPr>
            <w:rFonts w:ascii="Times New Roman" w:hAnsi="Times New Roman" w:cs="Times New Roman"/>
            <w:sz w:val="24"/>
            <w:szCs w:val="24"/>
          </w:rPr>
          <w:t xml:space="preserve">, использованным </w:t>
        </w:r>
      </w:ins>
      <w:ins w:id="194" w:author="Alexei Buzulutskov" w:date="2017-09-11T18:50:00Z">
        <w:r w:rsidR="00B03A2A">
          <w:rPr>
            <w:rFonts w:ascii="Times New Roman" w:hAnsi="Times New Roman" w:cs="Times New Roman"/>
            <w:sz w:val="24"/>
            <w:szCs w:val="24"/>
          </w:rPr>
          <w:t xml:space="preserve">нами ранее </w:t>
        </w:r>
      </w:ins>
      <w:ins w:id="195" w:author="Alexei Buzulutskov" w:date="2017-09-11T18:49:00Z">
        <w:r w:rsidR="00B03A2A">
          <w:rPr>
            <w:rFonts w:ascii="Times New Roman" w:hAnsi="Times New Roman" w:cs="Times New Roman"/>
            <w:sz w:val="24"/>
            <w:szCs w:val="24"/>
          </w:rPr>
          <w:t xml:space="preserve">для измерения ионизационных выходов в жидком аргоне </w:t>
        </w:r>
      </w:ins>
      <w:ins w:id="196" w:author="Alexei Buzulutskov" w:date="2017-09-11T18:50:00Z">
        <w:r w:rsidR="00B03A2A" w:rsidRPr="00B03A2A">
          <w:rPr>
            <w:rFonts w:ascii="Times New Roman" w:hAnsi="Times New Roman" w:cs="Times New Roman"/>
            <w:sz w:val="24"/>
            <w:szCs w:val="24"/>
            <w:rPrChange w:id="197" w:author="Alexei Buzulutskov" w:date="2017-09-11T18:5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>[8]</w:t>
        </w:r>
      </w:ins>
      <w:ins w:id="198" w:author="Alexei Buzulutskov" w:date="2017-09-11T18:51:00Z">
        <w:r w:rsidR="00B03A2A">
          <w:rPr>
            <w:rFonts w:ascii="Times New Roman" w:hAnsi="Times New Roman" w:cs="Times New Roman"/>
            <w:sz w:val="24"/>
            <w:szCs w:val="24"/>
          </w:rPr>
          <w:t xml:space="preserve"> путем регистрации электролюминесцентного сигнала (</w:t>
        </w:r>
        <w:r w:rsidR="00B03A2A">
          <w:rPr>
            <w:rFonts w:ascii="Times New Roman" w:hAnsi="Times New Roman" w:cs="Times New Roman"/>
            <w:sz w:val="24"/>
            <w:szCs w:val="24"/>
            <w:lang w:val="en-US"/>
          </w:rPr>
          <w:t>S</w:t>
        </w:r>
        <w:r w:rsidR="00B03A2A" w:rsidRPr="00B03A2A">
          <w:rPr>
            <w:rFonts w:ascii="Times New Roman" w:hAnsi="Times New Roman" w:cs="Times New Roman"/>
            <w:sz w:val="24"/>
            <w:szCs w:val="24"/>
            <w:rPrChange w:id="199" w:author="Alexei Buzulutskov" w:date="2017-09-11T18:51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>2)</w:t>
        </w:r>
      </w:ins>
      <w:ins w:id="200" w:author="Alexei Buzulutskov" w:date="2017-09-11T18:50:00Z">
        <w:r w:rsidR="00B03A2A">
          <w:rPr>
            <w:rFonts w:ascii="Times New Roman" w:hAnsi="Times New Roman" w:cs="Times New Roman"/>
            <w:sz w:val="24"/>
            <w:szCs w:val="24"/>
          </w:rPr>
          <w:t>, можно регистрировать</w:t>
        </w:r>
      </w:ins>
      <w:ins w:id="201" w:author="Alexei Buzulutskov" w:date="2017-09-11T18:53:00Z">
        <w:r w:rsidR="00B03A2A">
          <w:rPr>
            <w:rFonts w:ascii="Times New Roman" w:hAnsi="Times New Roman" w:cs="Times New Roman"/>
            <w:sz w:val="24"/>
            <w:szCs w:val="24"/>
          </w:rPr>
          <w:t xml:space="preserve"> и</w:t>
        </w:r>
      </w:ins>
      <w:ins w:id="202" w:author="Alexei Buzulutskov" w:date="2017-09-11T18:50:00Z">
        <w:r w:rsidR="00B03A2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03" w:author="Alexei Buzulutskov" w:date="2017-09-11T18:49:00Z">
        <w:r w:rsidR="00B03A2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04" w:author="Alexei Buzulutskov" w:date="2017-09-11T18:51:00Z">
        <w:r w:rsidR="00B03A2A">
          <w:rPr>
            <w:rFonts w:ascii="Times New Roman" w:hAnsi="Times New Roman" w:cs="Times New Roman"/>
            <w:sz w:val="24"/>
            <w:szCs w:val="24"/>
          </w:rPr>
          <w:t xml:space="preserve">сигнал первичной сцинтилляции </w:t>
        </w:r>
        <w:r w:rsidR="00B03A2A" w:rsidRPr="00B03A2A">
          <w:rPr>
            <w:rFonts w:ascii="Times New Roman" w:hAnsi="Times New Roman" w:cs="Times New Roman"/>
            <w:sz w:val="24"/>
            <w:szCs w:val="24"/>
            <w:rPrChange w:id="205" w:author="Alexei Buzulutskov" w:date="2017-09-11T18:52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>(</w:t>
        </w:r>
        <w:r w:rsidR="00B03A2A">
          <w:rPr>
            <w:rFonts w:ascii="Times New Roman" w:hAnsi="Times New Roman" w:cs="Times New Roman"/>
            <w:sz w:val="24"/>
            <w:szCs w:val="24"/>
            <w:lang w:val="en-US"/>
          </w:rPr>
          <w:t>S</w:t>
        </w:r>
        <w:r w:rsidR="00B03A2A" w:rsidRPr="00B03A2A">
          <w:rPr>
            <w:rFonts w:ascii="Times New Roman" w:hAnsi="Times New Roman" w:cs="Times New Roman"/>
            <w:sz w:val="24"/>
            <w:szCs w:val="24"/>
            <w:rPrChange w:id="206" w:author="Alexei Buzulutskov" w:date="2017-09-11T18:52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>1).</w:t>
        </w:r>
      </w:ins>
      <w:ins w:id="207" w:author="Alexei Buzulutskov" w:date="2017-09-11T18:52:00Z">
        <w:r w:rsidR="00B03A2A" w:rsidRPr="00B03A2A">
          <w:rPr>
            <w:rFonts w:ascii="Times New Roman" w:hAnsi="Times New Roman" w:cs="Times New Roman"/>
            <w:sz w:val="24"/>
            <w:szCs w:val="24"/>
            <w:rPrChange w:id="208" w:author="Alexei Buzulutskov" w:date="2017-09-11T18:52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ins w:id="209" w:author="Alexei Buzulutskov" w:date="2017-09-11T18:48:00Z">
        <w:r w:rsidR="00B03A2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10" w:author="Alexei Buzulutskov" w:date="2017-09-11T18:52:00Z">
        <w:r w:rsidR="00B03A2A">
          <w:rPr>
            <w:rFonts w:ascii="Times New Roman" w:hAnsi="Times New Roman" w:cs="Times New Roman"/>
            <w:sz w:val="24"/>
            <w:szCs w:val="24"/>
          </w:rPr>
          <w:t xml:space="preserve">Его амплитуда, однако, оказалась недостаточной для эффективного </w:t>
        </w:r>
      </w:ins>
      <w:ins w:id="211" w:author="Alexei Buzulutskov" w:date="2017-09-11T19:03:00Z">
        <w:r w:rsidR="00377CA4">
          <w:rPr>
            <w:rFonts w:ascii="Times New Roman" w:hAnsi="Times New Roman" w:cs="Times New Roman"/>
            <w:sz w:val="24"/>
            <w:szCs w:val="24"/>
          </w:rPr>
          <w:t xml:space="preserve">отделения </w:t>
        </w:r>
      </w:ins>
      <w:ins w:id="212" w:author="Alexei Buzulutskov" w:date="2017-09-11T18:54:00Z">
        <w:r w:rsidR="00B03A2A">
          <w:rPr>
            <w:rFonts w:ascii="Times New Roman" w:hAnsi="Times New Roman" w:cs="Times New Roman"/>
            <w:sz w:val="24"/>
            <w:szCs w:val="24"/>
          </w:rPr>
          <w:t xml:space="preserve">событий с </w:t>
        </w:r>
      </w:ins>
      <w:ins w:id="213" w:author="Alexei Buzulutskov" w:date="2017-09-11T18:53:00Z">
        <w:r w:rsidR="00B03A2A">
          <w:rPr>
            <w:rFonts w:ascii="Times New Roman" w:hAnsi="Times New Roman" w:cs="Times New Roman"/>
            <w:sz w:val="24"/>
            <w:szCs w:val="24"/>
          </w:rPr>
          <w:t xml:space="preserve">ядрами отдачи </w:t>
        </w:r>
      </w:ins>
      <w:ins w:id="214" w:author="Alexei Buzulutskov" w:date="2017-09-11T19:03:00Z">
        <w:r w:rsidR="00377CA4">
          <w:rPr>
            <w:rFonts w:ascii="Times New Roman" w:hAnsi="Times New Roman" w:cs="Times New Roman"/>
            <w:sz w:val="24"/>
            <w:szCs w:val="24"/>
          </w:rPr>
          <w:t xml:space="preserve">от </w:t>
        </w:r>
      </w:ins>
      <w:ins w:id="215" w:author="Alexei Buzulutskov" w:date="2017-09-11T18:54:00Z">
        <w:r w:rsidR="00B03A2A">
          <w:rPr>
            <w:rFonts w:ascii="Times New Roman" w:hAnsi="Times New Roman" w:cs="Times New Roman"/>
            <w:sz w:val="24"/>
            <w:szCs w:val="24"/>
          </w:rPr>
          <w:t>гамма-</w:t>
        </w:r>
        <w:r w:rsidR="00377CA4">
          <w:rPr>
            <w:rFonts w:ascii="Times New Roman" w:hAnsi="Times New Roman" w:cs="Times New Roman"/>
            <w:sz w:val="24"/>
            <w:szCs w:val="24"/>
          </w:rPr>
          <w:t>фона</w:t>
        </w:r>
        <w:r w:rsidR="00B03A2A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r>
        <w:rPr>
          <w:rFonts w:ascii="Times New Roman" w:hAnsi="Times New Roman" w:cs="Times New Roman"/>
          <w:sz w:val="24"/>
          <w:szCs w:val="24"/>
        </w:rPr>
        <w:t>Был</w:t>
      </w:r>
      <w:ins w:id="216" w:author="Alexei Buzulutskov" w:date="2017-09-11T18:54:00Z">
        <w:r w:rsidR="00B03A2A">
          <w:rPr>
            <w:rFonts w:ascii="Times New Roman" w:hAnsi="Times New Roman" w:cs="Times New Roman"/>
            <w:sz w:val="24"/>
            <w:szCs w:val="24"/>
          </w:rPr>
          <w:t>и</w:t>
        </w:r>
      </w:ins>
      <w:r>
        <w:rPr>
          <w:rFonts w:ascii="Times New Roman" w:hAnsi="Times New Roman" w:cs="Times New Roman"/>
          <w:sz w:val="24"/>
          <w:szCs w:val="24"/>
        </w:rPr>
        <w:t xml:space="preserve"> </w:t>
      </w:r>
      <w:del w:id="217" w:author="Alexei Buzulutskov" w:date="2017-09-11T18:54:00Z">
        <w:r w:rsidDel="00B03A2A">
          <w:rPr>
            <w:rFonts w:ascii="Times New Roman" w:hAnsi="Times New Roman" w:cs="Times New Roman"/>
            <w:sz w:val="24"/>
            <w:szCs w:val="24"/>
          </w:rPr>
          <w:delText xml:space="preserve">проанализирован сигнал </w:delText>
        </w:r>
        <w:r w:rsidDel="00B03A2A">
          <w:rPr>
            <w:rFonts w:ascii="Times New Roman" w:hAnsi="Times New Roman" w:cs="Times New Roman"/>
            <w:sz w:val="24"/>
            <w:szCs w:val="24"/>
            <w:lang w:val="en-US"/>
          </w:rPr>
          <w:delText>S</w:delText>
        </w:r>
        <w:r w:rsidRPr="006D3EDF" w:rsidDel="00B03A2A">
          <w:rPr>
            <w:rFonts w:ascii="Times New Roman" w:hAnsi="Times New Roman" w:cs="Times New Roman"/>
            <w:sz w:val="24"/>
            <w:szCs w:val="24"/>
            <w:vertAlign w:val="subscript"/>
          </w:rPr>
          <w:delText>1</w:delText>
        </w:r>
        <w:r w:rsidRPr="006D3EDF" w:rsidDel="00B03A2A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B03A2A">
          <w:rPr>
            <w:rFonts w:ascii="Times New Roman" w:hAnsi="Times New Roman" w:cs="Times New Roman"/>
            <w:sz w:val="24"/>
            <w:szCs w:val="24"/>
          </w:rPr>
          <w:delText xml:space="preserve">и </w:delText>
        </w:r>
      </w:del>
      <w:r>
        <w:rPr>
          <w:rFonts w:ascii="Times New Roman" w:hAnsi="Times New Roman" w:cs="Times New Roman"/>
          <w:sz w:val="24"/>
          <w:szCs w:val="24"/>
        </w:rPr>
        <w:t xml:space="preserve">предложены методы по повышению светосбора сигналов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del w:id="218" w:author="Alexei Buzulutskov" w:date="2017-09-11T18:55:00Z">
        <w:r w:rsidDel="00B03A2A">
          <w:rPr>
            <w:rFonts w:ascii="Times New Roman" w:hAnsi="Times New Roman" w:cs="Times New Roman"/>
            <w:sz w:val="24"/>
            <w:szCs w:val="24"/>
          </w:rPr>
          <w:delText xml:space="preserve">дополнительной </w:delText>
        </w:r>
      </w:del>
      <w:del w:id="219" w:author="Alexei Buzulutskov" w:date="2017-09-11T19:03:00Z">
        <w:r w:rsidDel="00377CA4">
          <w:rPr>
            <w:rFonts w:ascii="Times New Roman" w:hAnsi="Times New Roman" w:cs="Times New Roman"/>
            <w:sz w:val="24"/>
            <w:szCs w:val="24"/>
          </w:rPr>
          <w:delText>матриц</w:delText>
        </w:r>
      </w:del>
      <w:del w:id="220" w:author="Alexei Buzulutskov" w:date="2017-09-11T18:55:00Z">
        <w:r w:rsidDel="00B03A2A">
          <w:rPr>
            <w:rFonts w:ascii="Times New Roman" w:hAnsi="Times New Roman" w:cs="Times New Roman"/>
            <w:sz w:val="24"/>
            <w:szCs w:val="24"/>
          </w:rPr>
          <w:delText>ы</w:delText>
        </w:r>
      </w:del>
      <w:del w:id="221" w:author="Alexei Buzulutskov" w:date="2017-09-11T19:03:00Z">
        <w:r w:rsidDel="00377CA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hAnsi="Times New Roman" w:cs="Times New Roman"/>
          <w:sz w:val="24"/>
          <w:szCs w:val="24"/>
          <w:lang w:val="en-US"/>
        </w:rPr>
        <w:t>SiPM</w:t>
      </w:r>
      <w:ins w:id="222" w:author="Alexei Buzulutskov" w:date="2017-09-11T19:03:00Z">
        <w:r w:rsidR="00377CA4">
          <w:rPr>
            <w:rFonts w:ascii="Times New Roman" w:hAnsi="Times New Roman" w:cs="Times New Roman"/>
            <w:sz w:val="24"/>
            <w:szCs w:val="24"/>
          </w:rPr>
          <w:t>-матриц</w:t>
        </w:r>
      </w:ins>
      <w:r w:rsidRPr="0017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THGEM</w:t>
      </w:r>
      <w:ins w:id="223" w:author="Alexei Buzulutskov" w:date="2017-09-11T19:03:00Z">
        <w:r w:rsidR="00377CA4">
          <w:rPr>
            <w:rFonts w:ascii="Times New Roman" w:hAnsi="Times New Roman" w:cs="Times New Roman"/>
            <w:sz w:val="24"/>
            <w:szCs w:val="24"/>
          </w:rPr>
          <w:t>-электродов</w:t>
        </w:r>
      </w:ins>
      <w:r w:rsidRPr="001468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7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повышенной</w:t>
      </w:r>
      <w:r w:rsidRPr="001468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оптической прозрачностью. Данные шаги необходимы для реализации метода двойного рассеяния нейтронов, который позволит измерить ионизационны</w:t>
      </w:r>
      <w:r w:rsidR="00C52C6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выход</w:t>
      </w:r>
      <w:r w:rsidR="00C52C6C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ядер отдачи </w:t>
      </w:r>
      <w:r w:rsidR="00A34C89">
        <w:rPr>
          <w:rFonts w:ascii="Times New Roman" w:hAnsi="Times New Roman" w:cs="Times New Roman"/>
          <w:sz w:val="24"/>
          <w:szCs w:val="24"/>
        </w:rPr>
        <w:t>при энергиях ниже</w:t>
      </w:r>
      <w:r w:rsidR="00C35598">
        <w:rPr>
          <w:rFonts w:ascii="Times New Roman" w:hAnsi="Times New Roman" w:cs="Times New Roman"/>
          <w:sz w:val="24"/>
          <w:szCs w:val="24"/>
        </w:rPr>
        <w:t xml:space="preserve"> 233 кэВ.</w:t>
      </w:r>
      <w:r w:rsidR="006B111C">
        <w:rPr>
          <w:rFonts w:ascii="Times New Roman" w:hAnsi="Times New Roman" w:cs="Times New Roman"/>
          <w:sz w:val="24"/>
          <w:szCs w:val="24"/>
        </w:rPr>
        <w:t xml:space="preserve"> Измерение ионизационных выходов в широком диапазоне энергий</w:t>
      </w:r>
      <w:r w:rsidR="007F1096">
        <w:rPr>
          <w:rFonts w:ascii="Times New Roman" w:hAnsi="Times New Roman" w:cs="Times New Roman"/>
          <w:sz w:val="24"/>
          <w:szCs w:val="24"/>
        </w:rPr>
        <w:t xml:space="preserve"> имеет важное значение </w:t>
      </w:r>
      <w:r w:rsidR="006335E2">
        <w:rPr>
          <w:rFonts w:ascii="Times New Roman" w:hAnsi="Times New Roman" w:cs="Times New Roman"/>
          <w:sz w:val="24"/>
          <w:szCs w:val="24"/>
        </w:rPr>
        <w:t xml:space="preserve">для </w:t>
      </w:r>
      <w:r w:rsidR="007B01CD">
        <w:rPr>
          <w:rFonts w:ascii="Times New Roman" w:hAnsi="Times New Roman" w:cs="Times New Roman"/>
          <w:sz w:val="24"/>
          <w:szCs w:val="24"/>
        </w:rPr>
        <w:t xml:space="preserve">энергетической калибровки детекторов на основе жидких благородных газов, используемых </w:t>
      </w:r>
      <w:ins w:id="224" w:author="Alexei Buzulutskov" w:date="2017-09-11T18:55:00Z">
        <w:r w:rsidR="00C521B6">
          <w:rPr>
            <w:rFonts w:ascii="Times New Roman" w:hAnsi="Times New Roman" w:cs="Times New Roman"/>
            <w:sz w:val="24"/>
            <w:szCs w:val="24"/>
          </w:rPr>
          <w:t>для</w:t>
        </w:r>
      </w:ins>
      <w:del w:id="225" w:author="Alexei Buzulutskov" w:date="2017-09-11T18:55:00Z">
        <w:r w:rsidR="007B01CD" w:rsidDel="00C521B6">
          <w:rPr>
            <w:rFonts w:ascii="Times New Roman" w:hAnsi="Times New Roman" w:cs="Times New Roman"/>
            <w:sz w:val="24"/>
            <w:szCs w:val="24"/>
          </w:rPr>
          <w:delText>при</w:delText>
        </w:r>
      </w:del>
      <w:r w:rsidR="007B01CD">
        <w:rPr>
          <w:rFonts w:ascii="Times New Roman" w:hAnsi="Times New Roman" w:cs="Times New Roman"/>
          <w:sz w:val="24"/>
          <w:szCs w:val="24"/>
        </w:rPr>
        <w:t xml:space="preserve"> поиск</w:t>
      </w:r>
      <w:ins w:id="226" w:author="Alexei Buzulutskov" w:date="2017-09-11T18:55:00Z">
        <w:r w:rsidR="00C521B6">
          <w:rPr>
            <w:rFonts w:ascii="Times New Roman" w:hAnsi="Times New Roman" w:cs="Times New Roman"/>
            <w:sz w:val="24"/>
            <w:szCs w:val="24"/>
          </w:rPr>
          <w:t>а</w:t>
        </w:r>
      </w:ins>
      <w:del w:id="227" w:author="Alexei Buzulutskov" w:date="2017-09-11T18:55:00Z">
        <w:r w:rsidR="007B01CD" w:rsidDel="00C521B6">
          <w:rPr>
            <w:rFonts w:ascii="Times New Roman" w:hAnsi="Times New Roman" w:cs="Times New Roman"/>
            <w:sz w:val="24"/>
            <w:szCs w:val="24"/>
          </w:rPr>
          <w:delText>е</w:delText>
        </w:r>
      </w:del>
      <w:r w:rsidR="007B01CD">
        <w:rPr>
          <w:rFonts w:ascii="Times New Roman" w:hAnsi="Times New Roman" w:cs="Times New Roman"/>
          <w:sz w:val="24"/>
          <w:szCs w:val="24"/>
        </w:rPr>
        <w:t xml:space="preserve"> темной материи, и для понимания механизмов </w:t>
      </w:r>
      <w:ins w:id="228" w:author="Alexei Buzulutskov" w:date="2017-09-11T18:55:00Z">
        <w:r w:rsidR="00C521B6">
          <w:rPr>
            <w:rFonts w:ascii="Times New Roman" w:hAnsi="Times New Roman" w:cs="Times New Roman"/>
            <w:sz w:val="24"/>
            <w:szCs w:val="24"/>
          </w:rPr>
          <w:t xml:space="preserve">регистрации </w:t>
        </w:r>
      </w:ins>
      <w:r w:rsidR="007B01CD">
        <w:rPr>
          <w:rFonts w:ascii="Times New Roman" w:hAnsi="Times New Roman" w:cs="Times New Roman"/>
          <w:sz w:val="24"/>
          <w:szCs w:val="24"/>
        </w:rPr>
        <w:t xml:space="preserve">ионизации </w:t>
      </w:r>
      <w:proofErr w:type="gramStart"/>
      <w:r w:rsidR="007B01CD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B01CD">
        <w:rPr>
          <w:rFonts w:ascii="Times New Roman" w:hAnsi="Times New Roman" w:cs="Times New Roman"/>
          <w:sz w:val="24"/>
          <w:szCs w:val="24"/>
        </w:rPr>
        <w:t xml:space="preserve"> </w:t>
      </w:r>
      <w:r w:rsidR="007B01CD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7B01CD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DF42F2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del w:id="229" w:author="Alexei Buzulutskov" w:date="2017-09-11T19:05:00Z">
        <w:r w:rsidRPr="00DF42F2" w:rsidDel="00B31646">
          <w:rPr>
            <w:rFonts w:ascii="Times New Roman" w:hAnsi="Times New Roman" w:cs="Times New Roman"/>
            <w:sz w:val="24"/>
            <w:szCs w:val="24"/>
          </w:rPr>
          <w:delText>Данн</w:delText>
        </w:r>
        <w:r w:rsidDel="00B31646">
          <w:rPr>
            <w:rFonts w:ascii="Times New Roman" w:hAnsi="Times New Roman" w:cs="Times New Roman"/>
            <w:sz w:val="24"/>
            <w:szCs w:val="24"/>
          </w:rPr>
          <w:delText>ая</w:delText>
        </w:r>
        <w:r w:rsidRPr="00DF42F2" w:rsidDel="00B3164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B31646">
          <w:rPr>
            <w:rFonts w:ascii="Times New Roman" w:hAnsi="Times New Roman" w:cs="Times New Roman"/>
            <w:sz w:val="24"/>
            <w:szCs w:val="24"/>
          </w:rPr>
          <w:delText>р</w:delText>
        </w:r>
      </w:del>
      <w:ins w:id="230" w:author="Alexei Buzulutskov" w:date="2017-09-11T19:05:00Z">
        <w:r w:rsidR="00B31646">
          <w:rPr>
            <w:rFonts w:ascii="Times New Roman" w:hAnsi="Times New Roman" w:cs="Times New Roman"/>
            <w:sz w:val="24"/>
            <w:szCs w:val="24"/>
          </w:rPr>
          <w:t>Р</w:t>
        </w:r>
      </w:ins>
      <w:r>
        <w:rPr>
          <w:rFonts w:ascii="Times New Roman" w:hAnsi="Times New Roman" w:cs="Times New Roman"/>
          <w:sz w:val="24"/>
          <w:szCs w:val="24"/>
        </w:rPr>
        <w:t xml:space="preserve">абота </w:t>
      </w:r>
      <w:ins w:id="231" w:author="Alexei Buzulutskov" w:date="2017-09-11T19:05:00Z">
        <w:r w:rsidR="00B31646">
          <w:rPr>
            <w:rFonts w:ascii="Times New Roman" w:hAnsi="Times New Roman" w:cs="Times New Roman"/>
            <w:sz w:val="24"/>
            <w:szCs w:val="24"/>
          </w:rPr>
          <w:t>поддержана Р</w:t>
        </w:r>
      </w:ins>
      <w:ins w:id="232" w:author="Alexei Buzulutskov" w:date="2017-09-11T19:06:00Z">
        <w:r w:rsidR="00B31646">
          <w:rPr>
            <w:rFonts w:ascii="Times New Roman" w:hAnsi="Times New Roman" w:cs="Times New Roman"/>
            <w:sz w:val="24"/>
            <w:szCs w:val="24"/>
          </w:rPr>
          <w:t>оссийским</w:t>
        </w:r>
        <w:bookmarkStart w:id="233" w:name="_GoBack"/>
        <w:bookmarkEnd w:id="233"/>
        <w:r w:rsidR="00B31646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34" w:author="Alexei Buzulutskov" w:date="2017-09-11T19:05:00Z">
        <w:r w:rsidR="00B31646">
          <w:rPr>
            <w:rFonts w:ascii="Times New Roman" w:hAnsi="Times New Roman" w:cs="Times New Roman"/>
            <w:sz w:val="24"/>
            <w:szCs w:val="24"/>
          </w:rPr>
          <w:t>Н</w:t>
        </w:r>
      </w:ins>
      <w:ins w:id="235" w:author="Alexei Buzulutskov" w:date="2017-09-11T19:07:00Z">
        <w:r w:rsidR="00B31646">
          <w:rPr>
            <w:rFonts w:ascii="Times New Roman" w:hAnsi="Times New Roman" w:cs="Times New Roman"/>
            <w:sz w:val="24"/>
            <w:szCs w:val="24"/>
          </w:rPr>
          <w:t xml:space="preserve">аучным </w:t>
        </w:r>
      </w:ins>
      <w:ins w:id="236" w:author="Alexei Buzulutskov" w:date="2017-09-11T19:05:00Z">
        <w:r w:rsidR="00B31646">
          <w:rPr>
            <w:rFonts w:ascii="Times New Roman" w:hAnsi="Times New Roman" w:cs="Times New Roman"/>
            <w:sz w:val="24"/>
            <w:szCs w:val="24"/>
          </w:rPr>
          <w:t>Ф</w:t>
        </w:r>
      </w:ins>
      <w:ins w:id="237" w:author="Alexei Buzulutskov" w:date="2017-09-11T19:07:00Z">
        <w:r w:rsidR="00B31646">
          <w:rPr>
            <w:rFonts w:ascii="Times New Roman" w:hAnsi="Times New Roman" w:cs="Times New Roman"/>
            <w:sz w:val="24"/>
            <w:szCs w:val="24"/>
          </w:rPr>
          <w:t>ондом (проект</w:t>
        </w:r>
      </w:ins>
      <w:ins w:id="238" w:author="Alexei Buzulutskov" w:date="2017-09-11T19:06:00Z">
        <w:r w:rsidR="00B31646" w:rsidRPr="00B31646">
          <w:rPr>
            <w:rFonts w:ascii="Times New Roman" w:hAnsi="Times New Roman" w:cs="Times New Roman"/>
            <w:sz w:val="24"/>
            <w:szCs w:val="24"/>
          </w:rPr>
          <w:t xml:space="preserve"> 14-50-00080);</w:t>
        </w:r>
      </w:ins>
      <w:ins w:id="239" w:author="Alexei Buzulutskov" w:date="2017-09-11T19:07:00Z">
        <w:r w:rsidR="00B31646">
          <w:rPr>
            <w:rFonts w:ascii="Times New Roman" w:hAnsi="Times New Roman" w:cs="Times New Roman"/>
            <w:sz w:val="24"/>
            <w:szCs w:val="24"/>
          </w:rPr>
          <w:t xml:space="preserve"> она </w:t>
        </w:r>
      </w:ins>
      <w:r>
        <w:rPr>
          <w:rFonts w:ascii="Times New Roman" w:hAnsi="Times New Roman" w:cs="Times New Roman"/>
          <w:sz w:val="24"/>
          <w:szCs w:val="24"/>
        </w:rPr>
        <w:t xml:space="preserve">выполнена в рамках исследовательской программы для эксперимента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F42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E84712" w:rsidP="00E8471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Manzur A., Curioni A., Kastens L., McKinsey D.N., Ni K., Wongjirad T.</w:t>
      </w:r>
      <w:r w:rsidR="00FB1026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Scintillation efficiency and ionization yield of liquid xenon for monoenergetic nuclear recoils down to 4 keV</w:t>
      </w:r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6102A0" w:rsidP="006102A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Horn M., Belov V.A., Akimov D.Yu., Araújo H.M., Barnes E.J., Burenkov A.A., Chepel V., Currie A., Edwards B., Ghag C., Hollingsworth A., Kalmus G.E., Kobyakin A.S., Kovalenko A.G., Lebedenko V.N.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Nuclear recoil scintillation and ionisation yields in liquid xenon from ZEPLIN-III data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905B37" w:rsidP="00905B3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 G., Aprile E., Budnik R., Choi B., Giboni K.-L., Goetzke L. W., Lang R. F., Lim K. E., Melgarejo Fernandez A. J.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E331D3" w:rsidP="00E331D3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Joshi T. H., Sangiorgio S., Bernstein A., Foxe M., Hagmann C., Jovanovic I., Kazkaz K., Mozin V., Norman E. B., Pereverzev S. V., Rebassoo F., Sorensen P.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E87F9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</w:t>
      </w:r>
      <w:r w:rsidR="00D47CD8" w:rsidRPr="0041351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="00E87F9F" w:rsidRPr="00D47CD8">
        <w:rPr>
          <w:lang w:val="en-US"/>
        </w:rPr>
        <w:t xml:space="preserve"> </w:t>
      </w:r>
      <w:r w:rsidR="00E87F9F" w:rsidRPr="00E87F9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(The SCENE Collaboration)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Default="00E20DC9" w:rsidP="00E20DC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 A., Buzulutskov A., Dolgov A., Grishnyaev E., Polosatkin S., Shekhtman L., Shemyakina E., Sokolov A.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Europhys.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58DF" w:rsidRPr="00603AB9" w:rsidRDefault="00076699" w:rsidP="0007669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 A., Buzulutskov A., Dolgov A., Grishnyaev E., Nosov V., Oleynikov V., Polosatkin S., Shekhtman L., Shemyakina E., Sokolov A.</w:t>
      </w:r>
      <w:r w:rsidR="00D058D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058DF" w:rsidRPr="00E77316">
        <w:rPr>
          <w:rFonts w:ascii="Times New Roman" w:hAnsi="Times New Roman" w:cs="Times New Roman"/>
          <w:color w:val="000000"/>
          <w:sz w:val="24"/>
          <w:szCs w:val="24"/>
          <w:lang w:val="en-US"/>
        </w:rPr>
        <w:t>Measurement of the ionization yield of nuclear recoils in liquid argon using a two-phase detector with electroluminescence gap</w:t>
      </w:r>
      <w:r w:rsidR="00603A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="00603AB9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603AB9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010.</w:t>
      </w:r>
    </w:p>
    <w:p w:rsidR="00BB09BB" w:rsidRDefault="00172F66" w:rsidP="00172F6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Bondar A., Buzulutskov A., Dolgov A., Shekhtman L., Sokolov A.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Nucl.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51380" w:rsidRDefault="006A6467" w:rsidP="006A646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Lenardo B., Kazkaz K., Manalaysay A., Szydagis M., Tripathi M.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Nucl. Sci. 2015. Vol. 62 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33C8E" w:rsidRDefault="003A4592" w:rsidP="0022126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>Akerib D. S.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="002212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262" w:rsidRPr="00221262">
        <w:rPr>
          <w:rFonts w:ascii="Times New Roman" w:hAnsi="Times New Roman" w:cs="Times New Roman"/>
          <w:i/>
          <w:sz w:val="24"/>
          <w:szCs w:val="24"/>
          <w:lang w:val="en-US"/>
        </w:rPr>
        <w:t>(LUX Collaboration)</w:t>
      </w: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Low-energy (0.7–74 keV) nuclear recoil calibration of the LUX dark matter experiment using D-D neutron scattering kinematics</w:t>
      </w:r>
      <w:r w:rsidR="00C561A7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D904FB" w:rsidRPr="00D904FB">
        <w:rPr>
          <w:rFonts w:ascii="Times New Roman" w:hAnsi="Times New Roman" w:cs="Times New Roman"/>
          <w:sz w:val="24"/>
          <w:szCs w:val="24"/>
          <w:lang w:val="en-US"/>
        </w:rPr>
        <w:t>arXiv:1608.05381v2</w:t>
      </w:r>
    </w:p>
    <w:p w:rsidR="00D870EF" w:rsidRPr="00AD4708" w:rsidRDefault="005A09E3" w:rsidP="00D870E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fldChar w:fldCharType="begin"/>
      </w:r>
      <w:r w:rsidRPr="009B7C75">
        <w:rPr>
          <w:lang w:val="en-US"/>
          <w:rPrChange w:id="240" w:author="Alexei Buzulutskov" w:date="2017-09-11T16:48:00Z">
            <w:rPr/>
          </w:rPrChange>
        </w:rPr>
        <w:instrText xml:space="preserve"> HYPERLINK "https://www-nds.iaea.org/exfor/endf.htm" </w:instrText>
      </w:r>
      <w:r>
        <w:fldChar w:fldCharType="separate"/>
      </w:r>
      <w:r w:rsidR="00D870EF" w:rsidRPr="00846599">
        <w:rPr>
          <w:rStyle w:val="a7"/>
          <w:rFonts w:ascii="Times New Roman" w:hAnsi="Times New Roman" w:cs="Times New Roman"/>
          <w:sz w:val="24"/>
          <w:szCs w:val="24"/>
          <w:lang w:val="en-US"/>
        </w:rPr>
        <w:t>https://www-nds.iaea.org/exfor/endf.htm</w:t>
      </w:r>
      <w:r>
        <w:rPr>
          <w:rStyle w:val="a7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:rsidR="00AD4708" w:rsidRPr="00AD4708" w:rsidRDefault="00AD4708" w:rsidP="00E60BB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D4708">
        <w:rPr>
          <w:rFonts w:ascii="Times New Roman" w:hAnsi="Times New Roman" w:cs="Times New Roman"/>
          <w:sz w:val="24"/>
          <w:szCs w:val="24"/>
          <w:lang w:val="en-US"/>
        </w:rPr>
        <w:t>https://www1.aps.anl.gov/Science/Scientific-Software/XOP</w:t>
      </w:r>
    </w:p>
    <w:p w:rsidR="00BB09BB" w:rsidRDefault="0086033A" w:rsidP="0086033A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Bondar A., Buzulutskov A., Dolgov A., Nosov V., Shekhtman L., Shemyakina E., Sokolov A.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Two-phase Cryogenic Avalanche Detector with electroluminescence gap operated in argon doped with nitrogen // Nucl.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845.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206</w:t>
      </w:r>
      <w:r w:rsidR="003E46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951E6D" w:rsidRDefault="00462FCA" w:rsidP="00093B8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Bondar A., Buzulutskov A., Dolgov A., Nosov V., Shekhtman L., Sokolov A.</w:t>
      </w:r>
      <w:r w:rsidR="002D3A6A" w:rsidRPr="00951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5594" w:rsidRPr="00951E6D">
        <w:rPr>
          <w:rFonts w:ascii="Times New Roman" w:hAnsi="Times New Roman" w:cs="Times New Roman"/>
          <w:sz w:val="24"/>
          <w:szCs w:val="24"/>
          <w:lang w:val="en-US"/>
        </w:rPr>
        <w:t>Characterization of photo-multiplier tubes for the Cryogenic Avalanche Detector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316CB2" w:rsidRPr="00951E6D">
        <w:rPr>
          <w:rFonts w:ascii="Times New Roman" w:hAnsi="Times New Roman" w:cs="Times New Roman"/>
          <w:sz w:val="24"/>
          <w:lang w:val="en-US"/>
        </w:rPr>
        <w:t xml:space="preserve">J. of Instrumentation. 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2015. Vol. 10. P10010.</w:t>
      </w:r>
    </w:p>
    <w:sectPr w:rsidR="00174756" w:rsidRPr="00951E6D" w:rsidSect="0047607E">
      <w:footerReference w:type="default" r:id="rId17"/>
      <w:footerReference w:type="first" r:id="rId18"/>
      <w:pgSz w:w="11906" w:h="16838"/>
      <w:pgMar w:top="1418" w:right="567" w:bottom="1304" w:left="1418" w:header="709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400" w:rsidRDefault="00412400" w:rsidP="00974C1A">
      <w:pPr>
        <w:spacing w:after="0" w:line="240" w:lineRule="auto"/>
      </w:pPr>
      <w:r>
        <w:separator/>
      </w:r>
    </w:p>
  </w:endnote>
  <w:endnote w:type="continuationSeparator" w:id="0">
    <w:p w:rsidR="00412400" w:rsidRDefault="00412400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772C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07E" w:rsidRPr="0047607E" w:rsidRDefault="0047607E">
    <w:pPr>
      <w:pStyle w:val="a5"/>
      <w:rPr>
        <w:lang w:val="en-US"/>
      </w:rPr>
    </w:pPr>
    <w:r w:rsidRPr="00D57492">
      <w:rPr>
        <w:lang w:val="en-US"/>
      </w:rPr>
      <w:t>*</w:t>
    </w:r>
    <w:r w:rsidRPr="00D57492">
      <w:rPr>
        <w:rFonts w:ascii="Times New Roman" w:hAnsi="Times New Roman" w:cs="Times New Roman"/>
        <w:sz w:val="24"/>
        <w:szCs w:val="24"/>
        <w:lang w:val="pt-PT"/>
      </w:rPr>
      <w:t xml:space="preserve"> </w:t>
    </w:r>
    <w:r w:rsidRPr="00BA305D">
      <w:rPr>
        <w:rFonts w:ascii="Times New Roman" w:hAnsi="Times New Roman" w:cs="Times New Roman"/>
        <w:sz w:val="24"/>
        <w:szCs w:val="24"/>
        <w:lang w:val="pt-PT"/>
      </w:rPr>
      <w:t>E</w:t>
    </w:r>
    <w:r w:rsidRPr="00BA305D">
      <w:rPr>
        <w:rFonts w:ascii="Times New Roman" w:hAnsi="Times New Roman" w:cs="Times New Roman"/>
        <w:sz w:val="24"/>
        <w:szCs w:val="24"/>
        <w:lang w:val="en-US"/>
      </w:rPr>
      <w:t>-</w:t>
    </w:r>
    <w:r w:rsidRPr="00BA305D">
      <w:rPr>
        <w:rFonts w:ascii="Times New Roman" w:hAnsi="Times New Roman" w:cs="Times New Roman"/>
        <w:sz w:val="24"/>
        <w:szCs w:val="24"/>
        <w:lang w:val="pt-PT"/>
      </w:rPr>
      <w:t>mail</w:t>
    </w:r>
    <w:r w:rsidRPr="00BA305D">
      <w:rPr>
        <w:rFonts w:ascii="Times New Roman" w:hAnsi="Times New Roman" w:cs="Times New Roman"/>
        <w:sz w:val="24"/>
        <w:szCs w:val="24"/>
        <w:lang w:val="en-US"/>
      </w:rPr>
      <w:t xml:space="preserve">: </w:t>
    </w:r>
    <w:r w:rsidR="005A09E3">
      <w:fldChar w:fldCharType="begin"/>
    </w:r>
    <w:r w:rsidR="005A09E3" w:rsidRPr="009B7C75">
      <w:rPr>
        <w:lang w:val="en-US"/>
        <w:rPrChange w:id="241" w:author="Alexei Buzulutskov" w:date="2017-09-11T16:48:00Z">
          <w:rPr/>
        </w:rPrChange>
      </w:rPr>
      <w:instrText xml:space="preserve"> HYPERLINK "mailto:V.P.Oleynikov@inp.nsk.su" </w:instrText>
    </w:r>
    <w:r w:rsidR="005A09E3">
      <w:fldChar w:fldCharType="separate"/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en-US"/>
      </w:rPr>
      <w:t>V.P.Oleynikov@</w:t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pt-PT"/>
      </w:rPr>
      <w:t>inp</w:t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en-US"/>
      </w:rPr>
      <w:t>.</w:t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pt-PT"/>
      </w:rPr>
      <w:t>nsk</w:t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en-US"/>
      </w:rPr>
      <w:t>.</w:t>
    </w:r>
    <w:r w:rsidR="00BB1C7C" w:rsidRPr="00846599">
      <w:rPr>
        <w:rStyle w:val="a7"/>
        <w:rFonts w:ascii="Times New Roman" w:hAnsi="Times New Roman" w:cs="Times New Roman"/>
        <w:sz w:val="24"/>
        <w:szCs w:val="24"/>
        <w:lang w:val="pt-PT"/>
      </w:rPr>
      <w:t>su</w:t>
    </w:r>
    <w:r w:rsidR="005A09E3">
      <w:rPr>
        <w:rStyle w:val="a7"/>
        <w:rFonts w:ascii="Times New Roman" w:hAnsi="Times New Roman" w:cs="Times New Roman"/>
        <w:sz w:val="24"/>
        <w:szCs w:val="24"/>
        <w:lang w:val="pt-PT"/>
      </w:rPr>
      <w:fldChar w:fldCharType="end"/>
    </w:r>
    <w:r w:rsidR="00BB1C7C">
      <w:rPr>
        <w:rFonts w:ascii="Times New Roman" w:hAnsi="Times New Roman" w:cs="Times New Roman"/>
        <w:sz w:val="24"/>
        <w:szCs w:val="24"/>
        <w:lang w:val="pt-PT"/>
      </w:rPr>
      <w:t xml:space="preserve"> (corresponding author)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400" w:rsidRDefault="00412400" w:rsidP="00974C1A">
      <w:pPr>
        <w:spacing w:after="0" w:line="240" w:lineRule="auto"/>
      </w:pPr>
      <w:r>
        <w:separator/>
      </w:r>
    </w:p>
  </w:footnote>
  <w:footnote w:type="continuationSeparator" w:id="0">
    <w:p w:rsidR="00412400" w:rsidRDefault="00412400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xei Buzulutskov">
    <w15:presenceInfo w15:providerId="None" w15:userId="Alexei Buzuluts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807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74A7"/>
    <w:rsid w:val="00030AC6"/>
    <w:rsid w:val="00031065"/>
    <w:rsid w:val="00031ABC"/>
    <w:rsid w:val="00034903"/>
    <w:rsid w:val="00035F7C"/>
    <w:rsid w:val="00035FC6"/>
    <w:rsid w:val="000371F9"/>
    <w:rsid w:val="00037404"/>
    <w:rsid w:val="00040770"/>
    <w:rsid w:val="000409C3"/>
    <w:rsid w:val="0004129E"/>
    <w:rsid w:val="00041619"/>
    <w:rsid w:val="00041AA3"/>
    <w:rsid w:val="000427F8"/>
    <w:rsid w:val="00043002"/>
    <w:rsid w:val="00045855"/>
    <w:rsid w:val="00052D70"/>
    <w:rsid w:val="000540F4"/>
    <w:rsid w:val="00054E81"/>
    <w:rsid w:val="000565E6"/>
    <w:rsid w:val="0005771F"/>
    <w:rsid w:val="0006142F"/>
    <w:rsid w:val="00062DEF"/>
    <w:rsid w:val="00064846"/>
    <w:rsid w:val="0006568B"/>
    <w:rsid w:val="00066987"/>
    <w:rsid w:val="00067FAF"/>
    <w:rsid w:val="00071184"/>
    <w:rsid w:val="000713F8"/>
    <w:rsid w:val="00071F89"/>
    <w:rsid w:val="00072565"/>
    <w:rsid w:val="000730BE"/>
    <w:rsid w:val="000733E3"/>
    <w:rsid w:val="00074ECE"/>
    <w:rsid w:val="00076699"/>
    <w:rsid w:val="00076AAD"/>
    <w:rsid w:val="00082BBD"/>
    <w:rsid w:val="000843ED"/>
    <w:rsid w:val="00086A32"/>
    <w:rsid w:val="0008711E"/>
    <w:rsid w:val="00090EE5"/>
    <w:rsid w:val="000911CB"/>
    <w:rsid w:val="00092DE7"/>
    <w:rsid w:val="0009521C"/>
    <w:rsid w:val="00095369"/>
    <w:rsid w:val="000A2AAF"/>
    <w:rsid w:val="000A34CC"/>
    <w:rsid w:val="000A582C"/>
    <w:rsid w:val="000A7DB3"/>
    <w:rsid w:val="000B057E"/>
    <w:rsid w:val="000B1378"/>
    <w:rsid w:val="000B496E"/>
    <w:rsid w:val="000C14A8"/>
    <w:rsid w:val="000C30DE"/>
    <w:rsid w:val="000C41FF"/>
    <w:rsid w:val="000C5A0C"/>
    <w:rsid w:val="000D565D"/>
    <w:rsid w:val="000D59B9"/>
    <w:rsid w:val="000D7E6D"/>
    <w:rsid w:val="000E1D97"/>
    <w:rsid w:val="000E1E5B"/>
    <w:rsid w:val="000E2DE8"/>
    <w:rsid w:val="000E3781"/>
    <w:rsid w:val="000E5C35"/>
    <w:rsid w:val="000E7D5A"/>
    <w:rsid w:val="000F06DA"/>
    <w:rsid w:val="000F28E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0439F"/>
    <w:rsid w:val="001102FF"/>
    <w:rsid w:val="001104B4"/>
    <w:rsid w:val="00110C5F"/>
    <w:rsid w:val="001121A9"/>
    <w:rsid w:val="0011257C"/>
    <w:rsid w:val="0011475B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719A"/>
    <w:rsid w:val="001374AA"/>
    <w:rsid w:val="001420AE"/>
    <w:rsid w:val="001432EB"/>
    <w:rsid w:val="001437B0"/>
    <w:rsid w:val="00143E0D"/>
    <w:rsid w:val="00144C89"/>
    <w:rsid w:val="001468E3"/>
    <w:rsid w:val="001471EF"/>
    <w:rsid w:val="00147358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494C"/>
    <w:rsid w:val="00166636"/>
    <w:rsid w:val="001677FB"/>
    <w:rsid w:val="0017252A"/>
    <w:rsid w:val="00172F66"/>
    <w:rsid w:val="00173256"/>
    <w:rsid w:val="001734C4"/>
    <w:rsid w:val="00173BB7"/>
    <w:rsid w:val="00174593"/>
    <w:rsid w:val="00174756"/>
    <w:rsid w:val="00174C93"/>
    <w:rsid w:val="001756FD"/>
    <w:rsid w:val="00175AB4"/>
    <w:rsid w:val="00176888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3E59"/>
    <w:rsid w:val="001943AB"/>
    <w:rsid w:val="00194672"/>
    <w:rsid w:val="00194E9B"/>
    <w:rsid w:val="00196107"/>
    <w:rsid w:val="00197C85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D11F7"/>
    <w:rsid w:val="001D27C8"/>
    <w:rsid w:val="001D399A"/>
    <w:rsid w:val="001D41C1"/>
    <w:rsid w:val="001D553F"/>
    <w:rsid w:val="001D779E"/>
    <w:rsid w:val="001D7930"/>
    <w:rsid w:val="001E0C63"/>
    <w:rsid w:val="001E3421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1262"/>
    <w:rsid w:val="0022211E"/>
    <w:rsid w:val="00222313"/>
    <w:rsid w:val="002234AC"/>
    <w:rsid w:val="002236A8"/>
    <w:rsid w:val="002268B7"/>
    <w:rsid w:val="00226919"/>
    <w:rsid w:val="00227A4D"/>
    <w:rsid w:val="00227CF3"/>
    <w:rsid w:val="00227E5C"/>
    <w:rsid w:val="00231F1D"/>
    <w:rsid w:val="00231F9A"/>
    <w:rsid w:val="00234EFE"/>
    <w:rsid w:val="00235124"/>
    <w:rsid w:val="002362C5"/>
    <w:rsid w:val="0023686F"/>
    <w:rsid w:val="00236C21"/>
    <w:rsid w:val="00237369"/>
    <w:rsid w:val="00241CA7"/>
    <w:rsid w:val="0024224D"/>
    <w:rsid w:val="00242DE3"/>
    <w:rsid w:val="0024370F"/>
    <w:rsid w:val="00243974"/>
    <w:rsid w:val="002445A9"/>
    <w:rsid w:val="00246F65"/>
    <w:rsid w:val="0024708A"/>
    <w:rsid w:val="00247391"/>
    <w:rsid w:val="00247DD1"/>
    <w:rsid w:val="002504A4"/>
    <w:rsid w:val="00253695"/>
    <w:rsid w:val="002547BB"/>
    <w:rsid w:val="002572F9"/>
    <w:rsid w:val="002577C2"/>
    <w:rsid w:val="00260E65"/>
    <w:rsid w:val="00262032"/>
    <w:rsid w:val="00262428"/>
    <w:rsid w:val="002639C4"/>
    <w:rsid w:val="00265201"/>
    <w:rsid w:val="00267390"/>
    <w:rsid w:val="002734E0"/>
    <w:rsid w:val="0027539A"/>
    <w:rsid w:val="00280A54"/>
    <w:rsid w:val="0028335F"/>
    <w:rsid w:val="00287DE5"/>
    <w:rsid w:val="00287FA4"/>
    <w:rsid w:val="00290007"/>
    <w:rsid w:val="0029034F"/>
    <w:rsid w:val="002909D0"/>
    <w:rsid w:val="00291363"/>
    <w:rsid w:val="00291519"/>
    <w:rsid w:val="002921E8"/>
    <w:rsid w:val="00295207"/>
    <w:rsid w:val="00295559"/>
    <w:rsid w:val="00296403"/>
    <w:rsid w:val="00296FA5"/>
    <w:rsid w:val="002979A6"/>
    <w:rsid w:val="002A0B16"/>
    <w:rsid w:val="002A1A03"/>
    <w:rsid w:val="002A3743"/>
    <w:rsid w:val="002A557E"/>
    <w:rsid w:val="002A6806"/>
    <w:rsid w:val="002B53CC"/>
    <w:rsid w:val="002C0FAB"/>
    <w:rsid w:val="002C1D8F"/>
    <w:rsid w:val="002C291D"/>
    <w:rsid w:val="002C4DCC"/>
    <w:rsid w:val="002C4FA9"/>
    <w:rsid w:val="002C7A28"/>
    <w:rsid w:val="002D3A6A"/>
    <w:rsid w:val="002D3DFC"/>
    <w:rsid w:val="002D4FF0"/>
    <w:rsid w:val="002D5076"/>
    <w:rsid w:val="002E007B"/>
    <w:rsid w:val="002E1833"/>
    <w:rsid w:val="002E4738"/>
    <w:rsid w:val="002E53EE"/>
    <w:rsid w:val="002E5D0A"/>
    <w:rsid w:val="002E7972"/>
    <w:rsid w:val="002F3856"/>
    <w:rsid w:val="002F62B1"/>
    <w:rsid w:val="002F6C70"/>
    <w:rsid w:val="002F7091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6CB2"/>
    <w:rsid w:val="00317F59"/>
    <w:rsid w:val="0032417D"/>
    <w:rsid w:val="003253D4"/>
    <w:rsid w:val="00326044"/>
    <w:rsid w:val="00327DF2"/>
    <w:rsid w:val="003320FC"/>
    <w:rsid w:val="0033381A"/>
    <w:rsid w:val="003345F4"/>
    <w:rsid w:val="00334E0D"/>
    <w:rsid w:val="00336C2C"/>
    <w:rsid w:val="00340A5A"/>
    <w:rsid w:val="00340B17"/>
    <w:rsid w:val="003419A0"/>
    <w:rsid w:val="0034241F"/>
    <w:rsid w:val="00342E73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77CA4"/>
    <w:rsid w:val="00381367"/>
    <w:rsid w:val="003836E1"/>
    <w:rsid w:val="00384107"/>
    <w:rsid w:val="00385295"/>
    <w:rsid w:val="00385665"/>
    <w:rsid w:val="00386B19"/>
    <w:rsid w:val="00390DE0"/>
    <w:rsid w:val="003922EF"/>
    <w:rsid w:val="003924D0"/>
    <w:rsid w:val="00393969"/>
    <w:rsid w:val="003A0675"/>
    <w:rsid w:val="003A3B33"/>
    <w:rsid w:val="003A3CD1"/>
    <w:rsid w:val="003A4592"/>
    <w:rsid w:val="003A6A3F"/>
    <w:rsid w:val="003A77F5"/>
    <w:rsid w:val="003B027B"/>
    <w:rsid w:val="003B15B8"/>
    <w:rsid w:val="003B1F9E"/>
    <w:rsid w:val="003B25C1"/>
    <w:rsid w:val="003B31DE"/>
    <w:rsid w:val="003B3AC9"/>
    <w:rsid w:val="003B3F1D"/>
    <w:rsid w:val="003B3FC7"/>
    <w:rsid w:val="003B4B23"/>
    <w:rsid w:val="003B4F28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D6E92"/>
    <w:rsid w:val="003E1F6B"/>
    <w:rsid w:val="003E3458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34FB"/>
    <w:rsid w:val="004058A6"/>
    <w:rsid w:val="00407F9F"/>
    <w:rsid w:val="00410ABB"/>
    <w:rsid w:val="00412400"/>
    <w:rsid w:val="00412445"/>
    <w:rsid w:val="00413517"/>
    <w:rsid w:val="004141B3"/>
    <w:rsid w:val="00423493"/>
    <w:rsid w:val="0042352A"/>
    <w:rsid w:val="004236D0"/>
    <w:rsid w:val="004238B6"/>
    <w:rsid w:val="00425448"/>
    <w:rsid w:val="00425CAD"/>
    <w:rsid w:val="00425FFE"/>
    <w:rsid w:val="004276C0"/>
    <w:rsid w:val="00427D27"/>
    <w:rsid w:val="004304AE"/>
    <w:rsid w:val="004357F5"/>
    <w:rsid w:val="00437280"/>
    <w:rsid w:val="004374F8"/>
    <w:rsid w:val="00437549"/>
    <w:rsid w:val="00440DAF"/>
    <w:rsid w:val="00442742"/>
    <w:rsid w:val="00442A55"/>
    <w:rsid w:val="00444313"/>
    <w:rsid w:val="00450AF3"/>
    <w:rsid w:val="004517BF"/>
    <w:rsid w:val="00451831"/>
    <w:rsid w:val="00452E61"/>
    <w:rsid w:val="00453BDB"/>
    <w:rsid w:val="004545CA"/>
    <w:rsid w:val="00455C88"/>
    <w:rsid w:val="00455D39"/>
    <w:rsid w:val="004572CC"/>
    <w:rsid w:val="00457C6B"/>
    <w:rsid w:val="00457E3B"/>
    <w:rsid w:val="0046061A"/>
    <w:rsid w:val="004628B3"/>
    <w:rsid w:val="00462F97"/>
    <w:rsid w:val="00462FCA"/>
    <w:rsid w:val="00464C8A"/>
    <w:rsid w:val="00464FB1"/>
    <w:rsid w:val="004667B2"/>
    <w:rsid w:val="0046698C"/>
    <w:rsid w:val="00467FF8"/>
    <w:rsid w:val="00470E1B"/>
    <w:rsid w:val="00471AE7"/>
    <w:rsid w:val="00472D60"/>
    <w:rsid w:val="00473E15"/>
    <w:rsid w:val="004749F5"/>
    <w:rsid w:val="0047607E"/>
    <w:rsid w:val="00477808"/>
    <w:rsid w:val="004837C8"/>
    <w:rsid w:val="00483E4D"/>
    <w:rsid w:val="00484991"/>
    <w:rsid w:val="0048576E"/>
    <w:rsid w:val="0048704A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445E"/>
    <w:rsid w:val="004B621D"/>
    <w:rsid w:val="004B747C"/>
    <w:rsid w:val="004C0350"/>
    <w:rsid w:val="004C03B6"/>
    <w:rsid w:val="004C1B54"/>
    <w:rsid w:val="004C4C4C"/>
    <w:rsid w:val="004C537D"/>
    <w:rsid w:val="004C69F5"/>
    <w:rsid w:val="004D0759"/>
    <w:rsid w:val="004D09E3"/>
    <w:rsid w:val="004D0AEC"/>
    <w:rsid w:val="004D1A77"/>
    <w:rsid w:val="004D27EF"/>
    <w:rsid w:val="004D34CF"/>
    <w:rsid w:val="004D3792"/>
    <w:rsid w:val="004D450B"/>
    <w:rsid w:val="004D5D3D"/>
    <w:rsid w:val="004D668F"/>
    <w:rsid w:val="004E1818"/>
    <w:rsid w:val="004E3D46"/>
    <w:rsid w:val="004E4532"/>
    <w:rsid w:val="004E49E3"/>
    <w:rsid w:val="004E4AD5"/>
    <w:rsid w:val="004E53AD"/>
    <w:rsid w:val="004E6487"/>
    <w:rsid w:val="004E74D9"/>
    <w:rsid w:val="004F1286"/>
    <w:rsid w:val="004F31FD"/>
    <w:rsid w:val="004F36F2"/>
    <w:rsid w:val="004F3C58"/>
    <w:rsid w:val="004F4652"/>
    <w:rsid w:val="004F70D9"/>
    <w:rsid w:val="004F7D03"/>
    <w:rsid w:val="00503DB9"/>
    <w:rsid w:val="00505B70"/>
    <w:rsid w:val="00506926"/>
    <w:rsid w:val="00506CE3"/>
    <w:rsid w:val="00506E38"/>
    <w:rsid w:val="00507149"/>
    <w:rsid w:val="00510C04"/>
    <w:rsid w:val="005126E8"/>
    <w:rsid w:val="005133EF"/>
    <w:rsid w:val="0051570C"/>
    <w:rsid w:val="005161EA"/>
    <w:rsid w:val="00516427"/>
    <w:rsid w:val="00517D01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5E40"/>
    <w:rsid w:val="00586626"/>
    <w:rsid w:val="00587648"/>
    <w:rsid w:val="00587B88"/>
    <w:rsid w:val="00590B90"/>
    <w:rsid w:val="00593ED0"/>
    <w:rsid w:val="0059455D"/>
    <w:rsid w:val="0059585F"/>
    <w:rsid w:val="00595E14"/>
    <w:rsid w:val="00597042"/>
    <w:rsid w:val="005A09E3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065D"/>
    <w:rsid w:val="005C17E8"/>
    <w:rsid w:val="005C1897"/>
    <w:rsid w:val="005C2DFB"/>
    <w:rsid w:val="005C5BCE"/>
    <w:rsid w:val="005C724D"/>
    <w:rsid w:val="005D3518"/>
    <w:rsid w:val="005D527C"/>
    <w:rsid w:val="005D5BDE"/>
    <w:rsid w:val="005D712E"/>
    <w:rsid w:val="005D73B8"/>
    <w:rsid w:val="005E0C02"/>
    <w:rsid w:val="005F0D34"/>
    <w:rsid w:val="005F1EF9"/>
    <w:rsid w:val="005F22A5"/>
    <w:rsid w:val="005F4B82"/>
    <w:rsid w:val="005F58BE"/>
    <w:rsid w:val="005F65C3"/>
    <w:rsid w:val="005F7B35"/>
    <w:rsid w:val="0060105F"/>
    <w:rsid w:val="006029A9"/>
    <w:rsid w:val="00603AB9"/>
    <w:rsid w:val="00605D4D"/>
    <w:rsid w:val="00606422"/>
    <w:rsid w:val="00607F27"/>
    <w:rsid w:val="00607FDE"/>
    <w:rsid w:val="006102A0"/>
    <w:rsid w:val="00610B28"/>
    <w:rsid w:val="0061299F"/>
    <w:rsid w:val="00612C55"/>
    <w:rsid w:val="0061346C"/>
    <w:rsid w:val="006147FE"/>
    <w:rsid w:val="00614A26"/>
    <w:rsid w:val="0061612C"/>
    <w:rsid w:val="00623A38"/>
    <w:rsid w:val="00624663"/>
    <w:rsid w:val="0062748A"/>
    <w:rsid w:val="006335E2"/>
    <w:rsid w:val="00633975"/>
    <w:rsid w:val="0063474B"/>
    <w:rsid w:val="00635573"/>
    <w:rsid w:val="006373D9"/>
    <w:rsid w:val="00637879"/>
    <w:rsid w:val="00640ADB"/>
    <w:rsid w:val="006423AC"/>
    <w:rsid w:val="00643303"/>
    <w:rsid w:val="00644DBF"/>
    <w:rsid w:val="006459BB"/>
    <w:rsid w:val="00652AEC"/>
    <w:rsid w:val="00652C45"/>
    <w:rsid w:val="00654269"/>
    <w:rsid w:val="0065510C"/>
    <w:rsid w:val="00656DB6"/>
    <w:rsid w:val="006611CF"/>
    <w:rsid w:val="00663D31"/>
    <w:rsid w:val="00665CE0"/>
    <w:rsid w:val="006660B4"/>
    <w:rsid w:val="006710FC"/>
    <w:rsid w:val="00671AC2"/>
    <w:rsid w:val="00671EA0"/>
    <w:rsid w:val="00674D5E"/>
    <w:rsid w:val="0067508F"/>
    <w:rsid w:val="00676129"/>
    <w:rsid w:val="006762F1"/>
    <w:rsid w:val="006822AE"/>
    <w:rsid w:val="00682C2F"/>
    <w:rsid w:val="006831E8"/>
    <w:rsid w:val="00690C0A"/>
    <w:rsid w:val="00690DAA"/>
    <w:rsid w:val="006912C8"/>
    <w:rsid w:val="0069433E"/>
    <w:rsid w:val="006947B5"/>
    <w:rsid w:val="00696EB7"/>
    <w:rsid w:val="006A1D5A"/>
    <w:rsid w:val="006A58A5"/>
    <w:rsid w:val="006A6467"/>
    <w:rsid w:val="006A6A18"/>
    <w:rsid w:val="006A7B67"/>
    <w:rsid w:val="006B05A7"/>
    <w:rsid w:val="006B0767"/>
    <w:rsid w:val="006B111C"/>
    <w:rsid w:val="006B53E0"/>
    <w:rsid w:val="006B6796"/>
    <w:rsid w:val="006B7386"/>
    <w:rsid w:val="006C09D4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E4A08"/>
    <w:rsid w:val="006F10F3"/>
    <w:rsid w:val="006F4A71"/>
    <w:rsid w:val="006F6345"/>
    <w:rsid w:val="00701978"/>
    <w:rsid w:val="00702021"/>
    <w:rsid w:val="0070300B"/>
    <w:rsid w:val="00703750"/>
    <w:rsid w:val="00703AFD"/>
    <w:rsid w:val="007046DF"/>
    <w:rsid w:val="00704AEE"/>
    <w:rsid w:val="0070793C"/>
    <w:rsid w:val="007111D7"/>
    <w:rsid w:val="007117E0"/>
    <w:rsid w:val="007129F8"/>
    <w:rsid w:val="00715141"/>
    <w:rsid w:val="007153E7"/>
    <w:rsid w:val="00715C84"/>
    <w:rsid w:val="00715F8B"/>
    <w:rsid w:val="00717B2A"/>
    <w:rsid w:val="007204E3"/>
    <w:rsid w:val="00721316"/>
    <w:rsid w:val="00724030"/>
    <w:rsid w:val="00724311"/>
    <w:rsid w:val="0072448C"/>
    <w:rsid w:val="00727A27"/>
    <w:rsid w:val="00730551"/>
    <w:rsid w:val="007314CD"/>
    <w:rsid w:val="0073197F"/>
    <w:rsid w:val="007322C3"/>
    <w:rsid w:val="00733C8E"/>
    <w:rsid w:val="00734136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54A"/>
    <w:rsid w:val="00746B06"/>
    <w:rsid w:val="00747010"/>
    <w:rsid w:val="00747149"/>
    <w:rsid w:val="00750B2E"/>
    <w:rsid w:val="00751380"/>
    <w:rsid w:val="00754264"/>
    <w:rsid w:val="007547F9"/>
    <w:rsid w:val="00755234"/>
    <w:rsid w:val="00756087"/>
    <w:rsid w:val="007568C7"/>
    <w:rsid w:val="007572B1"/>
    <w:rsid w:val="00760281"/>
    <w:rsid w:val="007610B9"/>
    <w:rsid w:val="00761275"/>
    <w:rsid w:val="00762C35"/>
    <w:rsid w:val="00762F6A"/>
    <w:rsid w:val="007630CA"/>
    <w:rsid w:val="00767BA7"/>
    <w:rsid w:val="00770030"/>
    <w:rsid w:val="00771449"/>
    <w:rsid w:val="007808F9"/>
    <w:rsid w:val="00782869"/>
    <w:rsid w:val="00782A25"/>
    <w:rsid w:val="0078316F"/>
    <w:rsid w:val="00783598"/>
    <w:rsid w:val="00783E7F"/>
    <w:rsid w:val="00785B77"/>
    <w:rsid w:val="007865A0"/>
    <w:rsid w:val="0079074B"/>
    <w:rsid w:val="0079120E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2A79"/>
    <w:rsid w:val="007A3194"/>
    <w:rsid w:val="007A32C6"/>
    <w:rsid w:val="007A37FA"/>
    <w:rsid w:val="007A543A"/>
    <w:rsid w:val="007A66FF"/>
    <w:rsid w:val="007A6C1B"/>
    <w:rsid w:val="007A7E33"/>
    <w:rsid w:val="007B01CD"/>
    <w:rsid w:val="007B0669"/>
    <w:rsid w:val="007B225C"/>
    <w:rsid w:val="007B25C2"/>
    <w:rsid w:val="007B26A1"/>
    <w:rsid w:val="007B3E12"/>
    <w:rsid w:val="007B4243"/>
    <w:rsid w:val="007B5E83"/>
    <w:rsid w:val="007C25D2"/>
    <w:rsid w:val="007C54BA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096"/>
    <w:rsid w:val="007F1723"/>
    <w:rsid w:val="007F2ED4"/>
    <w:rsid w:val="007F56FC"/>
    <w:rsid w:val="008002CF"/>
    <w:rsid w:val="008011EA"/>
    <w:rsid w:val="00801BC1"/>
    <w:rsid w:val="00802669"/>
    <w:rsid w:val="00806E5F"/>
    <w:rsid w:val="0080714C"/>
    <w:rsid w:val="00811DE7"/>
    <w:rsid w:val="00811E1C"/>
    <w:rsid w:val="00813389"/>
    <w:rsid w:val="00816B30"/>
    <w:rsid w:val="0082118F"/>
    <w:rsid w:val="00823E34"/>
    <w:rsid w:val="00824A9B"/>
    <w:rsid w:val="00831061"/>
    <w:rsid w:val="008310F7"/>
    <w:rsid w:val="008315A5"/>
    <w:rsid w:val="00831F66"/>
    <w:rsid w:val="00833A68"/>
    <w:rsid w:val="00834D1C"/>
    <w:rsid w:val="008358C2"/>
    <w:rsid w:val="00835AD7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33A"/>
    <w:rsid w:val="00860DFD"/>
    <w:rsid w:val="008633D8"/>
    <w:rsid w:val="00863424"/>
    <w:rsid w:val="00863F03"/>
    <w:rsid w:val="008641AA"/>
    <w:rsid w:val="008641E2"/>
    <w:rsid w:val="00867E5A"/>
    <w:rsid w:val="00871A79"/>
    <w:rsid w:val="0087254F"/>
    <w:rsid w:val="008743DC"/>
    <w:rsid w:val="0087585D"/>
    <w:rsid w:val="0087596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B4387"/>
    <w:rsid w:val="008B6C35"/>
    <w:rsid w:val="008B74D0"/>
    <w:rsid w:val="008C04D9"/>
    <w:rsid w:val="008C4E79"/>
    <w:rsid w:val="008C57A0"/>
    <w:rsid w:val="008C7467"/>
    <w:rsid w:val="008D1628"/>
    <w:rsid w:val="008D2E04"/>
    <w:rsid w:val="008D3AC1"/>
    <w:rsid w:val="008D4B8E"/>
    <w:rsid w:val="008D4ECF"/>
    <w:rsid w:val="008D5010"/>
    <w:rsid w:val="008D5DE5"/>
    <w:rsid w:val="008D728E"/>
    <w:rsid w:val="008D74AE"/>
    <w:rsid w:val="008E02A1"/>
    <w:rsid w:val="008E127D"/>
    <w:rsid w:val="008E1CDF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59B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5B37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671E"/>
    <w:rsid w:val="0092700F"/>
    <w:rsid w:val="00930B1B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B20"/>
    <w:rsid w:val="00937DFA"/>
    <w:rsid w:val="00940CAF"/>
    <w:rsid w:val="0094298A"/>
    <w:rsid w:val="00942CB1"/>
    <w:rsid w:val="009444C9"/>
    <w:rsid w:val="009446CA"/>
    <w:rsid w:val="00945F9F"/>
    <w:rsid w:val="009460D4"/>
    <w:rsid w:val="00946FA1"/>
    <w:rsid w:val="00947867"/>
    <w:rsid w:val="00950600"/>
    <w:rsid w:val="00951CC0"/>
    <w:rsid w:val="00951E6D"/>
    <w:rsid w:val="00952414"/>
    <w:rsid w:val="00955A83"/>
    <w:rsid w:val="00960810"/>
    <w:rsid w:val="00961BAD"/>
    <w:rsid w:val="00963B0C"/>
    <w:rsid w:val="00964C5A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269E"/>
    <w:rsid w:val="009931E0"/>
    <w:rsid w:val="00994F68"/>
    <w:rsid w:val="0099632C"/>
    <w:rsid w:val="009A0A87"/>
    <w:rsid w:val="009A1168"/>
    <w:rsid w:val="009A5709"/>
    <w:rsid w:val="009A73E2"/>
    <w:rsid w:val="009B066D"/>
    <w:rsid w:val="009B0B24"/>
    <w:rsid w:val="009B1442"/>
    <w:rsid w:val="009B4EC4"/>
    <w:rsid w:val="009B6571"/>
    <w:rsid w:val="009B6671"/>
    <w:rsid w:val="009B7C75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07151"/>
    <w:rsid w:val="00A115D5"/>
    <w:rsid w:val="00A127FF"/>
    <w:rsid w:val="00A13A07"/>
    <w:rsid w:val="00A20D5A"/>
    <w:rsid w:val="00A232A3"/>
    <w:rsid w:val="00A24839"/>
    <w:rsid w:val="00A31ADC"/>
    <w:rsid w:val="00A349E5"/>
    <w:rsid w:val="00A34C89"/>
    <w:rsid w:val="00A35B12"/>
    <w:rsid w:val="00A4572D"/>
    <w:rsid w:val="00A47195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73715"/>
    <w:rsid w:val="00A80899"/>
    <w:rsid w:val="00A8105D"/>
    <w:rsid w:val="00A81D83"/>
    <w:rsid w:val="00A84731"/>
    <w:rsid w:val="00A86085"/>
    <w:rsid w:val="00A87AC0"/>
    <w:rsid w:val="00A903EF"/>
    <w:rsid w:val="00A95897"/>
    <w:rsid w:val="00AA10BC"/>
    <w:rsid w:val="00AA4EFA"/>
    <w:rsid w:val="00AA5E1F"/>
    <w:rsid w:val="00AA6859"/>
    <w:rsid w:val="00AA6D2E"/>
    <w:rsid w:val="00AB1378"/>
    <w:rsid w:val="00AB21F8"/>
    <w:rsid w:val="00AB496A"/>
    <w:rsid w:val="00AB5ED5"/>
    <w:rsid w:val="00AB6AA8"/>
    <w:rsid w:val="00AB7304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D4708"/>
    <w:rsid w:val="00AD6768"/>
    <w:rsid w:val="00AE0DCB"/>
    <w:rsid w:val="00AE16AB"/>
    <w:rsid w:val="00AE4DB2"/>
    <w:rsid w:val="00AE6A0E"/>
    <w:rsid w:val="00AF18D4"/>
    <w:rsid w:val="00AF2951"/>
    <w:rsid w:val="00AF58AA"/>
    <w:rsid w:val="00AF631B"/>
    <w:rsid w:val="00AF631C"/>
    <w:rsid w:val="00AF749C"/>
    <w:rsid w:val="00AF7570"/>
    <w:rsid w:val="00AF7AFF"/>
    <w:rsid w:val="00B010CB"/>
    <w:rsid w:val="00B0234B"/>
    <w:rsid w:val="00B03A2A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1646"/>
    <w:rsid w:val="00B32016"/>
    <w:rsid w:val="00B33190"/>
    <w:rsid w:val="00B34C89"/>
    <w:rsid w:val="00B34DB2"/>
    <w:rsid w:val="00B3632A"/>
    <w:rsid w:val="00B36412"/>
    <w:rsid w:val="00B3646F"/>
    <w:rsid w:val="00B367E2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217E"/>
    <w:rsid w:val="00B6269F"/>
    <w:rsid w:val="00B62807"/>
    <w:rsid w:val="00B63256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225E"/>
    <w:rsid w:val="00B94CB0"/>
    <w:rsid w:val="00B9589A"/>
    <w:rsid w:val="00B9632A"/>
    <w:rsid w:val="00BA037E"/>
    <w:rsid w:val="00BA2E75"/>
    <w:rsid w:val="00BA305D"/>
    <w:rsid w:val="00BA54EE"/>
    <w:rsid w:val="00BB06CC"/>
    <w:rsid w:val="00BB09BB"/>
    <w:rsid w:val="00BB1C7C"/>
    <w:rsid w:val="00BB3216"/>
    <w:rsid w:val="00BB3FA9"/>
    <w:rsid w:val="00BB7570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1980"/>
    <w:rsid w:val="00BE2383"/>
    <w:rsid w:val="00BE3FF0"/>
    <w:rsid w:val="00BE49B6"/>
    <w:rsid w:val="00BE5B75"/>
    <w:rsid w:val="00BE731C"/>
    <w:rsid w:val="00BF3146"/>
    <w:rsid w:val="00BF3ED7"/>
    <w:rsid w:val="00BF5594"/>
    <w:rsid w:val="00BF6D9F"/>
    <w:rsid w:val="00BF6F10"/>
    <w:rsid w:val="00BF7EE3"/>
    <w:rsid w:val="00C00EEA"/>
    <w:rsid w:val="00C0100D"/>
    <w:rsid w:val="00C01A6C"/>
    <w:rsid w:val="00C02C4A"/>
    <w:rsid w:val="00C03225"/>
    <w:rsid w:val="00C04069"/>
    <w:rsid w:val="00C0492E"/>
    <w:rsid w:val="00C05AD2"/>
    <w:rsid w:val="00C05BFF"/>
    <w:rsid w:val="00C0608D"/>
    <w:rsid w:val="00C06FEE"/>
    <w:rsid w:val="00C10953"/>
    <w:rsid w:val="00C10A8D"/>
    <w:rsid w:val="00C112BB"/>
    <w:rsid w:val="00C11B2A"/>
    <w:rsid w:val="00C11B9F"/>
    <w:rsid w:val="00C13863"/>
    <w:rsid w:val="00C14D31"/>
    <w:rsid w:val="00C2108E"/>
    <w:rsid w:val="00C232E8"/>
    <w:rsid w:val="00C26491"/>
    <w:rsid w:val="00C275B3"/>
    <w:rsid w:val="00C27AB6"/>
    <w:rsid w:val="00C27CD3"/>
    <w:rsid w:val="00C32AAA"/>
    <w:rsid w:val="00C35598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836"/>
    <w:rsid w:val="00C47FEC"/>
    <w:rsid w:val="00C50648"/>
    <w:rsid w:val="00C521B6"/>
    <w:rsid w:val="00C52C6C"/>
    <w:rsid w:val="00C561A7"/>
    <w:rsid w:val="00C56EFB"/>
    <w:rsid w:val="00C61022"/>
    <w:rsid w:val="00C61046"/>
    <w:rsid w:val="00C61897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4C98"/>
    <w:rsid w:val="00C871AB"/>
    <w:rsid w:val="00C9106D"/>
    <w:rsid w:val="00C911A2"/>
    <w:rsid w:val="00C918D4"/>
    <w:rsid w:val="00C96FFE"/>
    <w:rsid w:val="00C97008"/>
    <w:rsid w:val="00CA041B"/>
    <w:rsid w:val="00CA0476"/>
    <w:rsid w:val="00CA09E3"/>
    <w:rsid w:val="00CA1D32"/>
    <w:rsid w:val="00CA441F"/>
    <w:rsid w:val="00CA659C"/>
    <w:rsid w:val="00CA676D"/>
    <w:rsid w:val="00CA6CE2"/>
    <w:rsid w:val="00CA7011"/>
    <w:rsid w:val="00CB0816"/>
    <w:rsid w:val="00CB0AC2"/>
    <w:rsid w:val="00CB0D41"/>
    <w:rsid w:val="00CB1B4A"/>
    <w:rsid w:val="00CB3001"/>
    <w:rsid w:val="00CB4D63"/>
    <w:rsid w:val="00CB66F2"/>
    <w:rsid w:val="00CB7C88"/>
    <w:rsid w:val="00CB7FAE"/>
    <w:rsid w:val="00CC01EA"/>
    <w:rsid w:val="00CC164B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D68B1"/>
    <w:rsid w:val="00CE2A9A"/>
    <w:rsid w:val="00CE305D"/>
    <w:rsid w:val="00CE5767"/>
    <w:rsid w:val="00CE60F8"/>
    <w:rsid w:val="00CF18C9"/>
    <w:rsid w:val="00CF33FF"/>
    <w:rsid w:val="00CF42A6"/>
    <w:rsid w:val="00CF578C"/>
    <w:rsid w:val="00CF7850"/>
    <w:rsid w:val="00D012CF"/>
    <w:rsid w:val="00D0388E"/>
    <w:rsid w:val="00D058DF"/>
    <w:rsid w:val="00D06DA5"/>
    <w:rsid w:val="00D07481"/>
    <w:rsid w:val="00D1111E"/>
    <w:rsid w:val="00D11614"/>
    <w:rsid w:val="00D13AF8"/>
    <w:rsid w:val="00D167F6"/>
    <w:rsid w:val="00D210EF"/>
    <w:rsid w:val="00D21661"/>
    <w:rsid w:val="00D216CC"/>
    <w:rsid w:val="00D2402C"/>
    <w:rsid w:val="00D24917"/>
    <w:rsid w:val="00D25F23"/>
    <w:rsid w:val="00D263BC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624"/>
    <w:rsid w:val="00D42A50"/>
    <w:rsid w:val="00D44010"/>
    <w:rsid w:val="00D443EE"/>
    <w:rsid w:val="00D45785"/>
    <w:rsid w:val="00D477A9"/>
    <w:rsid w:val="00D47C48"/>
    <w:rsid w:val="00D47CD8"/>
    <w:rsid w:val="00D50BA7"/>
    <w:rsid w:val="00D511A6"/>
    <w:rsid w:val="00D55D47"/>
    <w:rsid w:val="00D56395"/>
    <w:rsid w:val="00D57492"/>
    <w:rsid w:val="00D606E5"/>
    <w:rsid w:val="00D6076E"/>
    <w:rsid w:val="00D62536"/>
    <w:rsid w:val="00D6352C"/>
    <w:rsid w:val="00D67DA1"/>
    <w:rsid w:val="00D70ACB"/>
    <w:rsid w:val="00D724DF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870EF"/>
    <w:rsid w:val="00D904FB"/>
    <w:rsid w:val="00D90D54"/>
    <w:rsid w:val="00D90FF2"/>
    <w:rsid w:val="00D91AF8"/>
    <w:rsid w:val="00D94FC0"/>
    <w:rsid w:val="00D956D9"/>
    <w:rsid w:val="00DA25DF"/>
    <w:rsid w:val="00DA2D64"/>
    <w:rsid w:val="00DA3CE6"/>
    <w:rsid w:val="00DA5C2E"/>
    <w:rsid w:val="00DA5DAE"/>
    <w:rsid w:val="00DA5EB9"/>
    <w:rsid w:val="00DA6F1D"/>
    <w:rsid w:val="00DB0FA4"/>
    <w:rsid w:val="00DB3D45"/>
    <w:rsid w:val="00DB491D"/>
    <w:rsid w:val="00DB5DD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0DC9"/>
    <w:rsid w:val="00E21798"/>
    <w:rsid w:val="00E21BE7"/>
    <w:rsid w:val="00E2223F"/>
    <w:rsid w:val="00E2333A"/>
    <w:rsid w:val="00E24325"/>
    <w:rsid w:val="00E25436"/>
    <w:rsid w:val="00E262EF"/>
    <w:rsid w:val="00E30579"/>
    <w:rsid w:val="00E30860"/>
    <w:rsid w:val="00E30AAE"/>
    <w:rsid w:val="00E32B98"/>
    <w:rsid w:val="00E32CE9"/>
    <w:rsid w:val="00E331D3"/>
    <w:rsid w:val="00E36997"/>
    <w:rsid w:val="00E36D5C"/>
    <w:rsid w:val="00E36F0F"/>
    <w:rsid w:val="00E36FA6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42DE"/>
    <w:rsid w:val="00E54977"/>
    <w:rsid w:val="00E55FA4"/>
    <w:rsid w:val="00E5748D"/>
    <w:rsid w:val="00E57C2E"/>
    <w:rsid w:val="00E603F5"/>
    <w:rsid w:val="00E60FD7"/>
    <w:rsid w:val="00E6790A"/>
    <w:rsid w:val="00E70E65"/>
    <w:rsid w:val="00E758AC"/>
    <w:rsid w:val="00E77316"/>
    <w:rsid w:val="00E778EC"/>
    <w:rsid w:val="00E818A5"/>
    <w:rsid w:val="00E81FDE"/>
    <w:rsid w:val="00E84370"/>
    <w:rsid w:val="00E84584"/>
    <w:rsid w:val="00E84712"/>
    <w:rsid w:val="00E84E86"/>
    <w:rsid w:val="00E857C8"/>
    <w:rsid w:val="00E871F8"/>
    <w:rsid w:val="00E87EF6"/>
    <w:rsid w:val="00E87F9F"/>
    <w:rsid w:val="00E94AF6"/>
    <w:rsid w:val="00E94F23"/>
    <w:rsid w:val="00E96659"/>
    <w:rsid w:val="00EA0993"/>
    <w:rsid w:val="00EA15EB"/>
    <w:rsid w:val="00EA1F75"/>
    <w:rsid w:val="00EA27F1"/>
    <w:rsid w:val="00EA4C47"/>
    <w:rsid w:val="00EA51B3"/>
    <w:rsid w:val="00EA6718"/>
    <w:rsid w:val="00EA7766"/>
    <w:rsid w:val="00EB1DB5"/>
    <w:rsid w:val="00EB2483"/>
    <w:rsid w:val="00EB31F4"/>
    <w:rsid w:val="00EB3C88"/>
    <w:rsid w:val="00EB3FC4"/>
    <w:rsid w:val="00EB6770"/>
    <w:rsid w:val="00EC18EA"/>
    <w:rsid w:val="00EC1BAC"/>
    <w:rsid w:val="00EC2F60"/>
    <w:rsid w:val="00EC638D"/>
    <w:rsid w:val="00ED2009"/>
    <w:rsid w:val="00ED2213"/>
    <w:rsid w:val="00ED332E"/>
    <w:rsid w:val="00ED41FE"/>
    <w:rsid w:val="00ED55E1"/>
    <w:rsid w:val="00ED5C4B"/>
    <w:rsid w:val="00ED766A"/>
    <w:rsid w:val="00ED7D5C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461D"/>
    <w:rsid w:val="00EF5CD3"/>
    <w:rsid w:val="00EF64AE"/>
    <w:rsid w:val="00EF6812"/>
    <w:rsid w:val="00EF6959"/>
    <w:rsid w:val="00EF7B85"/>
    <w:rsid w:val="00EF7DBB"/>
    <w:rsid w:val="00F05C9F"/>
    <w:rsid w:val="00F06E2E"/>
    <w:rsid w:val="00F0744D"/>
    <w:rsid w:val="00F1014D"/>
    <w:rsid w:val="00F12B04"/>
    <w:rsid w:val="00F152D7"/>
    <w:rsid w:val="00F1539E"/>
    <w:rsid w:val="00F1667B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20CC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6767E"/>
    <w:rsid w:val="00F717DD"/>
    <w:rsid w:val="00F726CC"/>
    <w:rsid w:val="00F72AD2"/>
    <w:rsid w:val="00F74866"/>
    <w:rsid w:val="00F758C4"/>
    <w:rsid w:val="00F75AD6"/>
    <w:rsid w:val="00F76920"/>
    <w:rsid w:val="00F77658"/>
    <w:rsid w:val="00F7772C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3081"/>
    <w:rsid w:val="00F95243"/>
    <w:rsid w:val="00F958AA"/>
    <w:rsid w:val="00FA0580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53AC"/>
    <w:rsid w:val="00FB5569"/>
    <w:rsid w:val="00FB6FC4"/>
    <w:rsid w:val="00FB799E"/>
    <w:rsid w:val="00FB7A5D"/>
    <w:rsid w:val="00FB7A82"/>
    <w:rsid w:val="00FB7D6D"/>
    <w:rsid w:val="00FC023C"/>
    <w:rsid w:val="00FC08A0"/>
    <w:rsid w:val="00FC14CD"/>
    <w:rsid w:val="00FC3F8E"/>
    <w:rsid w:val="00FC46CA"/>
    <w:rsid w:val="00FC4A54"/>
    <w:rsid w:val="00FC6C3A"/>
    <w:rsid w:val="00FC71B5"/>
    <w:rsid w:val="00FC73ED"/>
    <w:rsid w:val="00FC7D32"/>
    <w:rsid w:val="00FC7E34"/>
    <w:rsid w:val="00FD147C"/>
    <w:rsid w:val="00FD4834"/>
    <w:rsid w:val="00FD505D"/>
    <w:rsid w:val="00FE0FA1"/>
    <w:rsid w:val="00FE1CE5"/>
    <w:rsid w:val="00FE23BD"/>
    <w:rsid w:val="00FE3100"/>
    <w:rsid w:val="00FE6D3D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41351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1351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13517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1351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13517"/>
    <w:rPr>
      <w:b/>
      <w:bCs/>
      <w:sz w:val="20"/>
      <w:szCs w:val="20"/>
    </w:rPr>
  </w:style>
  <w:style w:type="paragraph" w:styleId="af6">
    <w:name w:val="Revision"/>
    <w:hidden/>
    <w:uiPriority w:val="99"/>
    <w:semiHidden/>
    <w:rsid w:val="004135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FB529-2CAA-4992-A8AE-133AAC98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2755</Words>
  <Characters>15708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18427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oleynikov</cp:lastModifiedBy>
  <cp:revision>17</cp:revision>
  <cp:lastPrinted>2017-07-05T10:09:00Z</cp:lastPrinted>
  <dcterms:created xsi:type="dcterms:W3CDTF">2017-09-11T09:48:00Z</dcterms:created>
  <dcterms:modified xsi:type="dcterms:W3CDTF">2017-09-12T06:03:00Z</dcterms:modified>
</cp:coreProperties>
</file>