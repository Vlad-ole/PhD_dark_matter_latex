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463" w:rsidRDefault="00E94463" w:rsidP="00E944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НЕКОТОРЫЕ ВОПРОСЫ ИЗМЕРЕНИЙ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ИОНИЗАЦИОНН</w:t>
      </w:r>
      <w:r>
        <w:rPr>
          <w:rFonts w:ascii="Times New Roman" w:hAnsi="Times New Roman" w:cs="Times New Roman"/>
          <w:b/>
          <w:sz w:val="24"/>
          <w:szCs w:val="24"/>
        </w:rPr>
        <w:t>ЫХ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ВЫХО</w:t>
      </w:r>
      <w:r>
        <w:rPr>
          <w:rFonts w:ascii="Times New Roman" w:hAnsi="Times New Roman" w:cs="Times New Roman"/>
          <w:b/>
          <w:sz w:val="24"/>
          <w:szCs w:val="24"/>
        </w:rPr>
        <w:t>ДОВ</w:t>
      </w:r>
      <w:r w:rsidRPr="00204216">
        <w:rPr>
          <w:rFonts w:ascii="Times New Roman" w:hAnsi="Times New Roman" w:cs="Times New Roman"/>
          <w:b/>
          <w:sz w:val="24"/>
          <w:szCs w:val="24"/>
        </w:rPr>
        <w:t xml:space="preserve"> ЯДЕР ОТДАЧИ В ЖИДКОМ АРГОНЕ</w:t>
      </w:r>
      <w:r>
        <w:rPr>
          <w:rFonts w:ascii="Times New Roman" w:hAnsi="Times New Roman" w:cs="Times New Roman"/>
          <w:b/>
          <w:sz w:val="24"/>
          <w:szCs w:val="24"/>
        </w:rPr>
        <w:t xml:space="preserve"> МЕТОДОМ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РАССЕЯНИЯ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НЕЙТРОНОВ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В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ДВУХФАЗНОМ</w:t>
      </w:r>
      <w:r w:rsidRPr="00D349E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ДЕТЕКТОРЕ</w:t>
      </w:r>
    </w:p>
    <w:p w:rsidR="0029034F" w:rsidRPr="0098204A" w:rsidRDefault="0029034F" w:rsidP="0029034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B6671" w:rsidRPr="005F1EF9" w:rsidRDefault="00AF7AFF" w:rsidP="00E871F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A305D">
        <w:rPr>
          <w:rFonts w:ascii="Times New Roman" w:hAnsi="Times New Roman" w:cs="Times New Roman"/>
          <w:b/>
          <w:sz w:val="24"/>
          <w:szCs w:val="24"/>
        </w:rPr>
        <w:t>А. Е. Бондарь</w:t>
      </w:r>
      <w:r w:rsid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Pr="00BA305D">
        <w:rPr>
          <w:rFonts w:ascii="Times New Roman" w:hAnsi="Times New Roman" w:cs="Times New Roman"/>
          <w:b/>
          <w:sz w:val="24"/>
          <w:szCs w:val="24"/>
        </w:rPr>
        <w:t>, А. Ф. Бузулуцков</w:t>
      </w:r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7C614E" w:rsidRPr="007C6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BA305D">
        <w:rPr>
          <w:rFonts w:ascii="Times New Roman" w:hAnsi="Times New Roman" w:cs="Times New Roman"/>
          <w:b/>
          <w:sz w:val="24"/>
          <w:szCs w:val="24"/>
        </w:rPr>
        <w:t>Е. С. Гришняев</w:t>
      </w:r>
      <w:r w:rsidR="007C614E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C614E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</w:t>
      </w:r>
      <w:r w:rsidR="007C614E" w:rsidRPr="00AC2C8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BA305D">
        <w:rPr>
          <w:rFonts w:ascii="Times New Roman" w:hAnsi="Times New Roman" w:cs="Times New Roman"/>
          <w:b/>
          <w:sz w:val="24"/>
          <w:szCs w:val="24"/>
        </w:rPr>
        <w:t>А. Д. Долгов</w:t>
      </w:r>
      <w:r w:rsidR="0098204A" w:rsidRPr="009820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8204A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В. Носов</w:t>
      </w:r>
      <w:r w:rsidR="00E758AC" w:rsidRPr="00E758A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E758AC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E758A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,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В. П. Олейников</w:t>
      </w:r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1, 2</w:t>
      </w:r>
      <w:r w:rsidR="0016494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, </w:t>
      </w:r>
      <w:r w:rsidR="0016494C">
        <w:rPr>
          <w:rFonts w:ascii="Times New Roman" w:hAnsi="Times New Roman" w:cs="Times New Roman"/>
          <w:b/>
          <w:sz w:val="24"/>
          <w:szCs w:val="24"/>
        </w:rPr>
        <w:t>*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, С. В. Полосаткин</w:t>
      </w:r>
      <w:r w:rsidR="005D527C" w:rsidRPr="005D52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D527C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1, </w:t>
      </w:r>
      <w:r w:rsidR="005D527C" w:rsidRPr="005D527C">
        <w:rPr>
          <w:rFonts w:ascii="Times New Roman" w:hAnsi="Times New Roman" w:cs="Times New Roman"/>
          <w:b/>
          <w:sz w:val="24"/>
          <w:szCs w:val="24"/>
          <w:vertAlign w:val="superscript"/>
        </w:rPr>
        <w:t>3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883EA3" w:rsidRPr="00BA305D">
        <w:rPr>
          <w:rFonts w:ascii="Times New Roman" w:hAnsi="Times New Roman" w:cs="Times New Roman"/>
          <w:b/>
          <w:sz w:val="24"/>
          <w:szCs w:val="24"/>
        </w:rPr>
        <w:t>А. В. Соколов</w:t>
      </w:r>
      <w:r w:rsidR="00883EA3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883EA3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883EA3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883EA3" w:rsidRPr="00F56EB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>Е. О. Шемякина</w:t>
      </w:r>
      <w:r w:rsidR="005F1EF9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5F1EF9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5F1EF9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  <w:r w:rsidR="00006B39" w:rsidRPr="00BA305D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F56EBB" w:rsidRPr="00BA305D">
        <w:rPr>
          <w:rFonts w:ascii="Times New Roman" w:hAnsi="Times New Roman" w:cs="Times New Roman"/>
          <w:b/>
          <w:sz w:val="24"/>
          <w:szCs w:val="24"/>
        </w:rPr>
        <w:t>Л. И. Шехтман</w:t>
      </w:r>
      <w:r w:rsidR="00F56EBB" w:rsidRPr="005F1EF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1,</w:t>
      </w:r>
      <w:r w:rsidR="00F56EBB" w:rsidRPr="00E758AC">
        <w:rPr>
          <w:rFonts w:ascii="Times New Roman" w:hAnsi="Times New Roman" w:cs="Times New Roman"/>
          <w:b/>
          <w:sz w:val="24"/>
          <w:szCs w:val="24"/>
          <w:vertAlign w:val="superscript"/>
        </w:rPr>
        <w:t xml:space="preserve"> </w:t>
      </w:r>
      <w:r w:rsidR="00F56EBB" w:rsidRPr="0098204A">
        <w:rPr>
          <w:rFonts w:ascii="Times New Roman" w:hAnsi="Times New Roman" w:cs="Times New Roman"/>
          <w:b/>
          <w:sz w:val="24"/>
          <w:szCs w:val="24"/>
          <w:vertAlign w:val="superscript"/>
        </w:rPr>
        <w:t>2</w:t>
      </w:r>
    </w:p>
    <w:p w:rsidR="00974C1A" w:rsidRPr="00BA305D" w:rsidRDefault="00974C1A" w:rsidP="00974C1A">
      <w:pPr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1 </w:t>
      </w:r>
      <w:r w:rsidRPr="00BA305D">
        <w:rPr>
          <w:rFonts w:ascii="Times New Roman" w:hAnsi="Times New Roman" w:cs="Times New Roman"/>
          <w:sz w:val="24"/>
          <w:szCs w:val="24"/>
        </w:rPr>
        <w:t>Институт ядерной физики им. Г.И. Будкера СО РАН</w:t>
      </w:r>
      <w:r w:rsidRPr="00BA305D">
        <w:rPr>
          <w:rFonts w:ascii="Times New Roman" w:hAnsi="Times New Roman" w:cs="Times New Roman"/>
          <w:sz w:val="24"/>
          <w:szCs w:val="24"/>
        </w:rPr>
        <w:br/>
        <w:t>пр. Акад. Лаврентьева, 11, 630090, Новосибирск, Россия</w:t>
      </w:r>
    </w:p>
    <w:p w:rsidR="00974C1A" w:rsidRDefault="00974C1A" w:rsidP="00974C1A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BA305D"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Pr="00BA305D">
        <w:rPr>
          <w:rFonts w:ascii="Times New Roman" w:hAnsi="Times New Roman" w:cs="Times New Roman"/>
          <w:sz w:val="24"/>
          <w:szCs w:val="24"/>
        </w:rPr>
        <w:t>Новосибирский государственный университет</w:t>
      </w:r>
      <w:r w:rsidRPr="00BA305D">
        <w:rPr>
          <w:rFonts w:ascii="Times New Roman" w:hAnsi="Times New Roman" w:cs="Times New Roman"/>
          <w:sz w:val="24"/>
          <w:szCs w:val="24"/>
        </w:rPr>
        <w:br/>
        <w:t>ул. Пирогова, 2, 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Pr="00BA305D">
        <w:rPr>
          <w:rFonts w:ascii="Times New Roman" w:hAnsi="Times New Roman" w:cs="Times New Roman"/>
          <w:sz w:val="24"/>
          <w:szCs w:val="24"/>
        </w:rPr>
        <w:t>0090, Россия</w:t>
      </w:r>
    </w:p>
    <w:p w:rsidR="00EA6718" w:rsidRDefault="00361BE8" w:rsidP="00E603F5">
      <w:pPr>
        <w:spacing w:before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 w:rsidRPr="00361BE8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B535A6">
        <w:rPr>
          <w:rFonts w:ascii="Times New Roman" w:hAnsi="Times New Roman" w:cs="Times New Roman"/>
          <w:sz w:val="24"/>
          <w:szCs w:val="24"/>
        </w:rPr>
        <w:t>Новосибирский государственный технический университет</w:t>
      </w:r>
      <w:r w:rsidR="00B535A6">
        <w:rPr>
          <w:rFonts w:ascii="Times New Roman" w:hAnsi="Times New Roman" w:cs="Times New Roman"/>
          <w:sz w:val="24"/>
          <w:szCs w:val="24"/>
        </w:rPr>
        <w:br/>
        <w:t>пр-т Карла Маркса, 20,</w:t>
      </w:r>
      <w:r w:rsidR="00B535A6" w:rsidRPr="00B535A6">
        <w:rPr>
          <w:rFonts w:ascii="Times New Roman" w:hAnsi="Times New Roman" w:cs="Times New Roman"/>
          <w:sz w:val="24"/>
          <w:szCs w:val="24"/>
        </w:rPr>
        <w:t xml:space="preserve"> </w:t>
      </w:r>
      <w:r w:rsidR="00B535A6" w:rsidRPr="00BA305D">
        <w:rPr>
          <w:rFonts w:ascii="Times New Roman" w:hAnsi="Times New Roman" w:cs="Times New Roman"/>
          <w:sz w:val="24"/>
          <w:szCs w:val="24"/>
        </w:rPr>
        <w:t>Новосибирск, 6</w:t>
      </w:r>
      <w:r w:rsidR="00B535A6">
        <w:rPr>
          <w:rFonts w:ascii="Times New Roman" w:hAnsi="Times New Roman" w:cs="Times New Roman"/>
          <w:sz w:val="24"/>
          <w:szCs w:val="24"/>
        </w:rPr>
        <w:t>3</w:t>
      </w:r>
      <w:r w:rsidR="00B535A6" w:rsidRPr="00BA305D">
        <w:rPr>
          <w:rFonts w:ascii="Times New Roman" w:hAnsi="Times New Roman" w:cs="Times New Roman"/>
          <w:sz w:val="24"/>
          <w:szCs w:val="24"/>
        </w:rPr>
        <w:t>0</w:t>
      </w:r>
      <w:r w:rsidR="00B535A6">
        <w:rPr>
          <w:rFonts w:ascii="Times New Roman" w:hAnsi="Times New Roman" w:cs="Times New Roman"/>
          <w:sz w:val="24"/>
          <w:szCs w:val="24"/>
        </w:rPr>
        <w:t>073</w:t>
      </w:r>
      <w:r w:rsidR="00B535A6" w:rsidRPr="00BA305D">
        <w:rPr>
          <w:rFonts w:ascii="Times New Roman" w:hAnsi="Times New Roman" w:cs="Times New Roman"/>
          <w:sz w:val="24"/>
          <w:szCs w:val="24"/>
        </w:rPr>
        <w:t>, Россия</w:t>
      </w:r>
      <w:r w:rsidR="00B535A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6494C" w:rsidRDefault="0016494C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9521C" w:rsidRDefault="003649C6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Измерение ионизационных выходов ядер отдачи имеет отношение к э</w:t>
      </w:r>
      <w:r w:rsidR="00E871F8" w:rsidRPr="00CB0AC2">
        <w:rPr>
          <w:rFonts w:ascii="Times New Roman" w:hAnsi="Times New Roman" w:cs="Times New Roman"/>
          <w:sz w:val="24"/>
          <w:szCs w:val="24"/>
        </w:rPr>
        <w:t>нергетическ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калибровк</w:t>
      </w:r>
      <w:r>
        <w:rPr>
          <w:rFonts w:ascii="Times New Roman" w:hAnsi="Times New Roman" w:cs="Times New Roman"/>
          <w:sz w:val="24"/>
          <w:szCs w:val="24"/>
        </w:rPr>
        <w:t>е</w:t>
      </w:r>
      <w:r w:rsidR="00E871F8" w:rsidRPr="00CB0AC2">
        <w:rPr>
          <w:rFonts w:ascii="Times New Roman" w:hAnsi="Times New Roman" w:cs="Times New Roman"/>
          <w:sz w:val="24"/>
          <w:szCs w:val="24"/>
        </w:rPr>
        <w:t xml:space="preserve"> детекторов </w:t>
      </w:r>
      <w:r w:rsidR="00887601" w:rsidRPr="00CB0AC2">
        <w:rPr>
          <w:rFonts w:ascii="Times New Roman" w:hAnsi="Times New Roman" w:cs="Times New Roman"/>
          <w:sz w:val="24"/>
          <w:szCs w:val="24"/>
        </w:rPr>
        <w:t>темной материи и</w:t>
      </w:r>
      <w:r>
        <w:rPr>
          <w:rFonts w:ascii="Times New Roman" w:hAnsi="Times New Roman" w:cs="Times New Roman"/>
          <w:sz w:val="24"/>
          <w:szCs w:val="24"/>
        </w:rPr>
        <w:t xml:space="preserve"> низкоэнергетических</w:t>
      </w:r>
      <w:r w:rsidR="00F922FF">
        <w:rPr>
          <w:rFonts w:ascii="Times New Roman" w:hAnsi="Times New Roman" w:cs="Times New Roman"/>
          <w:sz w:val="24"/>
          <w:szCs w:val="24"/>
        </w:rPr>
        <w:t xml:space="preserve"> нейтрино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. 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В </w:t>
      </w:r>
      <w:r w:rsidR="00FA09B8">
        <w:rPr>
          <w:rFonts w:ascii="Times New Roman" w:hAnsi="Times New Roman" w:cs="Times New Roman"/>
          <w:sz w:val="24"/>
          <w:szCs w:val="24"/>
        </w:rPr>
        <w:t>настоящей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 работе </w:t>
      </w:r>
      <w:r w:rsidR="002E35AF">
        <w:rPr>
          <w:rFonts w:ascii="Times New Roman" w:hAnsi="Times New Roman" w:cs="Times New Roman"/>
          <w:sz w:val="24"/>
          <w:szCs w:val="24"/>
        </w:rPr>
        <w:t xml:space="preserve">обсуждаются некоторые результаты предыдущих измерений </w:t>
      </w:r>
      <w:r w:rsidR="002E35AF" w:rsidRPr="00CB0AC2">
        <w:rPr>
          <w:rFonts w:ascii="Times New Roman" w:hAnsi="Times New Roman" w:cs="Times New Roman"/>
          <w:sz w:val="24"/>
          <w:szCs w:val="24"/>
        </w:rPr>
        <w:t>ионизационны</w:t>
      </w:r>
      <w:r w:rsidR="002E35AF">
        <w:rPr>
          <w:rFonts w:ascii="Times New Roman" w:hAnsi="Times New Roman" w:cs="Times New Roman"/>
          <w:sz w:val="24"/>
          <w:szCs w:val="24"/>
        </w:rPr>
        <w:t>х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2E35AF">
        <w:rPr>
          <w:rFonts w:ascii="Times New Roman" w:hAnsi="Times New Roman" w:cs="Times New Roman"/>
          <w:sz w:val="24"/>
          <w:szCs w:val="24"/>
        </w:rPr>
        <w:t>ов</w:t>
      </w:r>
      <w:r w:rsidR="002E35AF" w:rsidRPr="00CB0AC2">
        <w:rPr>
          <w:rFonts w:ascii="Times New Roman" w:hAnsi="Times New Roman" w:cs="Times New Roman"/>
          <w:sz w:val="24"/>
          <w:szCs w:val="24"/>
        </w:rPr>
        <w:t xml:space="preserve"> ядер отдачи в жидком аргоне</w:t>
      </w:r>
      <w:r w:rsidR="002E35AF">
        <w:rPr>
          <w:rFonts w:ascii="Times New Roman" w:hAnsi="Times New Roman" w:cs="Times New Roman"/>
          <w:sz w:val="24"/>
          <w:szCs w:val="24"/>
        </w:rPr>
        <w:t xml:space="preserve"> методом рассеяния нейтронов в двухфазном детекторе</w:t>
      </w:r>
      <w:r w:rsidR="00DF706B">
        <w:rPr>
          <w:rFonts w:ascii="Times New Roman" w:hAnsi="Times New Roman" w:cs="Times New Roman"/>
          <w:sz w:val="24"/>
          <w:szCs w:val="24"/>
        </w:rPr>
        <w:t>.</w:t>
      </w:r>
      <w:r w:rsidR="00887601" w:rsidRPr="00CB0AC2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>Предлагаются методы по повышению светосбора сцинтилляционного (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A09B8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FA09B8">
        <w:rPr>
          <w:rFonts w:ascii="Times New Roman" w:hAnsi="Times New Roman" w:cs="Times New Roman"/>
          <w:sz w:val="24"/>
          <w:szCs w:val="24"/>
        </w:rPr>
        <w:t>) и ионизационного (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FA09B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FA09B8">
        <w:rPr>
          <w:rFonts w:ascii="Times New Roman" w:hAnsi="Times New Roman" w:cs="Times New Roman"/>
          <w:sz w:val="24"/>
          <w:szCs w:val="24"/>
        </w:rPr>
        <w:t xml:space="preserve">) сигналов в двухфазном детекторе путем использования 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SiPM</w:t>
      </w:r>
      <w:r w:rsidR="00FA09B8">
        <w:rPr>
          <w:rFonts w:ascii="Times New Roman" w:hAnsi="Times New Roman" w:cs="Times New Roman"/>
          <w:sz w:val="24"/>
          <w:szCs w:val="24"/>
        </w:rPr>
        <w:t>-матриц</w:t>
      </w:r>
      <w:r w:rsidR="00FA09B8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 xml:space="preserve">и электродов 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THGEM</w:t>
      </w:r>
      <w:r w:rsidR="00FA09B8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FA09B8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>повышенной</w:t>
      </w:r>
      <w:r w:rsidR="00FA09B8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FA09B8">
        <w:rPr>
          <w:rFonts w:ascii="Times New Roman" w:hAnsi="Times New Roman" w:cs="Times New Roman"/>
          <w:sz w:val="24"/>
          <w:szCs w:val="24"/>
        </w:rPr>
        <w:t xml:space="preserve">оптической </w:t>
      </w:r>
      <w:r w:rsidR="002D49A9">
        <w:rPr>
          <w:rFonts w:ascii="Times New Roman" w:hAnsi="Times New Roman" w:cs="Times New Roman"/>
          <w:sz w:val="24"/>
          <w:szCs w:val="24"/>
        </w:rPr>
        <w:t>прозрачностью.</w:t>
      </w:r>
      <w:r w:rsidR="00966DE0">
        <w:rPr>
          <w:rFonts w:ascii="Times New Roman" w:hAnsi="Times New Roman" w:cs="Times New Roman"/>
          <w:sz w:val="24"/>
          <w:szCs w:val="24"/>
        </w:rPr>
        <w:t xml:space="preserve"> </w:t>
      </w:r>
      <w:r w:rsidR="00EF6AD4">
        <w:rPr>
          <w:rFonts w:ascii="Times New Roman" w:hAnsi="Times New Roman" w:cs="Times New Roman"/>
          <w:sz w:val="24"/>
          <w:szCs w:val="24"/>
        </w:rPr>
        <w:t>Данные шаги необходимы для реализации метода двойного рассеяния нейтронов, который позволит измерить ионизационный выход ядер отдачи в ранее неизученном диапазоне энергий</w:t>
      </w:r>
      <w:r w:rsidR="006459BB">
        <w:rPr>
          <w:rFonts w:ascii="Times New Roman" w:hAnsi="Times New Roman" w:cs="Times New Roman"/>
          <w:sz w:val="24"/>
          <w:szCs w:val="24"/>
        </w:rPr>
        <w:t>.</w:t>
      </w:r>
    </w:p>
    <w:p w:rsidR="0079074B" w:rsidRPr="00E94463" w:rsidRDefault="0079074B" w:rsidP="0079074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6FC4" w:rsidRDefault="003B6572" w:rsidP="0079074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B6572">
        <w:rPr>
          <w:rFonts w:ascii="Times New Roman" w:hAnsi="Times New Roman" w:cs="Times New Roman"/>
          <w:b/>
          <w:sz w:val="24"/>
          <w:szCs w:val="24"/>
          <w:lang w:val="en-US"/>
        </w:rPr>
        <w:t>SOME ISSUES OF MEASUREMENT OF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THE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IONIZATION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YIELDS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OF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NUCLEAR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RECOILS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IN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LIQUID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ARGON</w:t>
      </w:r>
      <w:r w:rsidR="0079074B" w:rsidRPr="002234A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>USING</w:t>
      </w:r>
      <w:r w:rsidR="0067612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NEUTRON SCATTERING </w:t>
      </w:r>
      <w:del w:id="0" w:author="Alexei Buzulutskov" w:date="2017-09-12T15:13:00Z">
        <w:r w:rsidR="00676129" w:rsidDel="000F0910">
          <w:rPr>
            <w:rFonts w:ascii="Times New Roman" w:hAnsi="Times New Roman" w:cs="Times New Roman"/>
            <w:b/>
            <w:sz w:val="24"/>
            <w:szCs w:val="24"/>
            <w:lang w:val="en-US"/>
          </w:rPr>
          <w:delText>METHOD</w:delText>
        </w:r>
        <w:r w:rsidR="00262032" w:rsidDel="000F0910">
          <w:rPr>
            <w:rFonts w:ascii="Times New Roman" w:hAnsi="Times New Roman" w:cs="Times New Roman"/>
            <w:b/>
            <w:sz w:val="24"/>
            <w:szCs w:val="24"/>
            <w:lang w:val="en-US"/>
          </w:rPr>
          <w:delText xml:space="preserve"> </w:delText>
        </w:r>
      </w:del>
      <w:ins w:id="1" w:author="Alexei Buzulutskov" w:date="2017-09-12T15:13:00Z">
        <w:r w:rsidR="000F0910">
          <w:rPr>
            <w:rFonts w:ascii="Times New Roman" w:hAnsi="Times New Roman" w:cs="Times New Roman"/>
            <w:b/>
            <w:sz w:val="24"/>
            <w:szCs w:val="24"/>
            <w:lang w:val="en-US"/>
          </w:rPr>
          <w:t>TECHNIQUE</w:t>
        </w:r>
        <w:r w:rsidR="000F0910">
          <w:rPr>
            <w:rFonts w:ascii="Times New Roman" w:hAnsi="Times New Roman" w:cs="Times New Roman"/>
            <w:b/>
            <w:sz w:val="24"/>
            <w:szCs w:val="24"/>
            <w:lang w:val="en-US"/>
          </w:rPr>
          <w:t xml:space="preserve"> </w:t>
        </w:r>
      </w:ins>
      <w:r w:rsidR="00262032">
        <w:rPr>
          <w:rFonts w:ascii="Times New Roman" w:hAnsi="Times New Roman" w:cs="Times New Roman"/>
          <w:b/>
          <w:sz w:val="24"/>
          <w:szCs w:val="24"/>
          <w:lang w:val="en-US"/>
        </w:rPr>
        <w:t>IN</w:t>
      </w:r>
      <w:r w:rsidR="007907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TWO-PHASE DETECTOR</w:t>
      </w:r>
    </w:p>
    <w:p w:rsidR="004B445E" w:rsidRDefault="004B445E" w:rsidP="0079074B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B6FC4" w:rsidRPr="007C614E" w:rsidRDefault="00FB6FC4" w:rsidP="00FB6FC4">
      <w:pPr>
        <w:pStyle w:val="a8"/>
        <w:numPr>
          <w:ilvl w:val="0"/>
          <w:numId w:val="16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Bondar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F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Buzulutskov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Dolgov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Grishnyaev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Nosov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Oleynikov</w:t>
      </w:r>
      <w:r w:rsidR="0006142F" w:rsidRPr="00D57492">
        <w:rPr>
          <w:rFonts w:ascii="Times New Roman" w:hAnsi="Times New Roman" w:cs="Times New Roman"/>
          <w:b/>
          <w:sz w:val="24"/>
          <w:szCs w:val="24"/>
          <w:lang w:val="en-US"/>
        </w:rPr>
        <w:t>*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Polosatkin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L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Pr="00B430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Shekhtman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O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Shemyakina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A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7C614E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r w:rsidRPr="00DB5DD0">
        <w:rPr>
          <w:rFonts w:ascii="Times New Roman" w:hAnsi="Times New Roman" w:cs="Times New Roman"/>
          <w:b/>
          <w:sz w:val="24"/>
          <w:szCs w:val="24"/>
          <w:lang w:val="en-US"/>
        </w:rPr>
        <w:t>Sokolov</w:t>
      </w:r>
    </w:p>
    <w:p w:rsidR="00FB6FC4" w:rsidRPr="007C614E" w:rsidRDefault="00FB6FC4" w:rsidP="00FB6FC4">
      <w:pPr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43303" w:rsidRPr="0092671E" w:rsidRDefault="00FB6FC4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Measurement of the ionization yields of </w:t>
      </w:r>
      <w:r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is related to the energy calibration of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74A82">
        <w:rPr>
          <w:rFonts w:ascii="Times New Roman" w:hAnsi="Times New Roman" w:cs="Times New Roman"/>
          <w:sz w:val="24"/>
          <w:szCs w:val="24"/>
          <w:lang w:val="en-US"/>
        </w:rPr>
        <w:t>dark matter detectors and low-energy neutrinos.</w:t>
      </w:r>
      <w:r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 the present work</w:t>
      </w:r>
      <w:r w:rsidRPr="00917D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some results of</w:t>
      </w:r>
      <w:r w:rsidR="00C83FEA">
        <w:rPr>
          <w:rFonts w:ascii="Times New Roman" w:hAnsi="Times New Roman" w:cs="Times New Roman"/>
          <w:sz w:val="24"/>
          <w:szCs w:val="24"/>
          <w:lang w:val="en-US"/>
        </w:rPr>
        <w:t xml:space="preserve"> the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 xml:space="preserve"> previous measurements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the ionization yields of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4A08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="006E4A08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E4A08" w:rsidRPr="00917D7E">
        <w:rPr>
          <w:rFonts w:ascii="Times New Roman" w:hAnsi="Times New Roman" w:cs="Times New Roman"/>
          <w:sz w:val="24"/>
          <w:szCs w:val="24"/>
          <w:lang w:val="en-US"/>
        </w:rPr>
        <w:t>in liquid argon</w:t>
      </w:r>
      <w:r w:rsidR="00A14C70" w:rsidRPr="00A14C7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4C70">
        <w:rPr>
          <w:rFonts w:ascii="Times New Roman" w:hAnsi="Times New Roman" w:cs="Times New Roman"/>
          <w:sz w:val="24"/>
          <w:szCs w:val="24"/>
          <w:lang w:val="en-US"/>
        </w:rPr>
        <w:t xml:space="preserve">using neutron scattering </w:t>
      </w:r>
      <w:del w:id="2" w:author="Alexei Buzulutskov" w:date="2017-09-12T15:14:00Z">
        <w:r w:rsidR="00A14C70" w:rsidDel="000F0910">
          <w:rPr>
            <w:rFonts w:ascii="Times New Roman" w:hAnsi="Times New Roman" w:cs="Times New Roman"/>
            <w:sz w:val="24"/>
            <w:szCs w:val="24"/>
            <w:lang w:val="en-US"/>
          </w:rPr>
          <w:lastRenderedPageBreak/>
          <w:delText xml:space="preserve">method </w:delText>
        </w:r>
      </w:del>
      <w:ins w:id="3" w:author="Alexei Buzulutskov" w:date="2017-09-12T15:14:00Z">
        <w:r w:rsidR="000F0910">
          <w:rPr>
            <w:rFonts w:ascii="Times New Roman" w:hAnsi="Times New Roman" w:cs="Times New Roman"/>
            <w:sz w:val="24"/>
            <w:szCs w:val="24"/>
            <w:lang w:val="en-US"/>
          </w:rPr>
          <w:t>technique</w:t>
        </w:r>
        <w:r w:rsidR="000F0910">
          <w:rPr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</w:ins>
      <w:r w:rsidR="00A14C70">
        <w:rPr>
          <w:rFonts w:ascii="Times New Roman" w:hAnsi="Times New Roman" w:cs="Times New Roman"/>
          <w:sz w:val="24"/>
          <w:szCs w:val="24"/>
          <w:lang w:val="en-US"/>
        </w:rPr>
        <w:t>in a two-phase detector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3BA">
        <w:rPr>
          <w:rFonts w:ascii="Times New Roman" w:hAnsi="Times New Roman" w:cs="Times New Roman"/>
          <w:sz w:val="24"/>
          <w:szCs w:val="24"/>
          <w:lang w:val="en-US"/>
        </w:rPr>
        <w:t>are</w:t>
      </w:r>
      <w:r w:rsidR="00AB5ED5">
        <w:rPr>
          <w:rFonts w:ascii="Times New Roman" w:hAnsi="Times New Roman" w:cs="Times New Roman"/>
          <w:sz w:val="24"/>
          <w:szCs w:val="24"/>
          <w:lang w:val="en-US"/>
        </w:rPr>
        <w:t xml:space="preserve"> discussed. 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Methods to increase light collection</w:t>
      </w:r>
      <w:r w:rsidR="00C83FEA">
        <w:rPr>
          <w:rFonts w:ascii="Times New Roman" w:hAnsi="Times New Roman" w:cs="Times New Roman"/>
          <w:sz w:val="24"/>
          <w:szCs w:val="24"/>
          <w:lang w:val="en-US"/>
        </w:rPr>
        <w:t xml:space="preserve"> of 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scintillation (S</w:t>
      </w:r>
      <w:r w:rsidR="00C83FEA" w:rsidRPr="00E53D9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1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) and ionization (S</w:t>
      </w:r>
      <w:r w:rsidR="00C83FEA" w:rsidRPr="00E53D95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C83FEA" w:rsidRPr="00C83FEA">
        <w:rPr>
          <w:rFonts w:ascii="Times New Roman" w:hAnsi="Times New Roman" w:cs="Times New Roman"/>
          <w:sz w:val="24"/>
          <w:szCs w:val="24"/>
          <w:lang w:val="en-US"/>
        </w:rPr>
        <w:t>) signals</w:t>
      </w:r>
      <w:r w:rsidR="00CE21F8">
        <w:rPr>
          <w:rFonts w:ascii="Times New Roman" w:hAnsi="Times New Roman" w:cs="Times New Roman"/>
          <w:sz w:val="24"/>
          <w:szCs w:val="24"/>
          <w:lang w:val="en-US"/>
        </w:rPr>
        <w:t xml:space="preserve"> in a two-phase detector </w:t>
      </w:r>
      <w:r w:rsidR="00CE21F8" w:rsidRPr="00CE21F8">
        <w:rPr>
          <w:rFonts w:ascii="Times New Roman" w:hAnsi="Times New Roman" w:cs="Times New Roman"/>
          <w:sz w:val="24"/>
          <w:szCs w:val="24"/>
          <w:lang w:val="en-US"/>
        </w:rPr>
        <w:t>using SiPM matrices and THGEM electrodes with increased optical transparency</w:t>
      </w:r>
      <w:r w:rsidR="007A7824">
        <w:rPr>
          <w:rFonts w:ascii="Times New Roman" w:hAnsi="Times New Roman" w:cs="Times New Roman"/>
          <w:sz w:val="24"/>
          <w:szCs w:val="24"/>
          <w:lang w:val="en-US"/>
        </w:rPr>
        <w:t xml:space="preserve"> are proposed</w:t>
      </w:r>
      <w:r w:rsidR="00C83FE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32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 xml:space="preserve">These steps are necessary to </w:t>
      </w:r>
      <w:del w:id="4" w:author="Alexei Buzulutskov" w:date="2017-09-12T15:18:00Z">
        <w:r w:rsidR="003320FC" w:rsidRPr="003320FC" w:rsidDel="000F0910">
          <w:rPr>
            <w:rFonts w:ascii="Times New Roman" w:hAnsi="Times New Roman" w:cs="Times New Roman"/>
            <w:sz w:val="24"/>
            <w:szCs w:val="24"/>
            <w:lang w:val="en-US"/>
          </w:rPr>
          <w:delText xml:space="preserve">implement </w:delText>
        </w:r>
      </w:del>
      <w:ins w:id="5" w:author="Alexei Buzulutskov" w:date="2017-09-12T15:18:00Z">
        <w:r w:rsidR="000F0910">
          <w:rPr>
            <w:rFonts w:ascii="Times New Roman" w:hAnsi="Times New Roman" w:cs="Times New Roman"/>
            <w:sz w:val="24"/>
            <w:szCs w:val="24"/>
            <w:lang w:val="en-US"/>
          </w:rPr>
          <w:t>realize</w:t>
        </w:r>
        <w:r w:rsidR="000F0910" w:rsidRPr="003320FC">
          <w:rPr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</w:ins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D47C48">
        <w:rPr>
          <w:rFonts w:ascii="Times New Roman" w:hAnsi="Times New Roman" w:cs="Times New Roman"/>
          <w:sz w:val="24"/>
          <w:szCs w:val="24"/>
          <w:lang w:val="en-US"/>
        </w:rPr>
        <w:t xml:space="preserve"> neutron double-scattering</w:t>
      </w:r>
      <w:r w:rsidR="003320FC" w:rsidRPr="00332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del w:id="6" w:author="Alexei Buzulutskov" w:date="2017-09-12T15:15:00Z">
        <w:r w:rsidR="003320FC" w:rsidRPr="003320FC" w:rsidDel="000F0910">
          <w:rPr>
            <w:rFonts w:ascii="Times New Roman" w:hAnsi="Times New Roman" w:cs="Times New Roman"/>
            <w:sz w:val="24"/>
            <w:szCs w:val="24"/>
            <w:lang w:val="en-US"/>
          </w:rPr>
          <w:delText>method</w:delText>
        </w:r>
      </w:del>
      <w:ins w:id="7" w:author="Alexei Buzulutskov" w:date="2017-09-12T15:15:00Z">
        <w:r w:rsidR="000F0910">
          <w:rPr>
            <w:rFonts w:ascii="Times New Roman" w:hAnsi="Times New Roman" w:cs="Times New Roman"/>
            <w:sz w:val="24"/>
            <w:szCs w:val="24"/>
            <w:lang w:val="en-US"/>
          </w:rPr>
          <w:t>technique</w:t>
        </w:r>
      </w:ins>
      <w:r w:rsidR="0077115A">
        <w:rPr>
          <w:rFonts w:ascii="Times New Roman" w:hAnsi="Times New Roman" w:cs="Times New Roman"/>
          <w:sz w:val="24"/>
          <w:szCs w:val="24"/>
          <w:lang w:val="en-US"/>
        </w:rPr>
        <w:t>, which will allow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del w:id="8" w:author="Alexei Buzulutskov" w:date="2017-09-12T15:17:00Z">
        <w:r w:rsidR="00A73715" w:rsidDel="000F0910">
          <w:rPr>
            <w:rFonts w:ascii="Times New Roman" w:hAnsi="Times New Roman" w:cs="Times New Roman"/>
            <w:sz w:val="24"/>
            <w:szCs w:val="24"/>
            <w:lang w:val="en-US"/>
          </w:rPr>
          <w:delText xml:space="preserve">us </w:delText>
        </w:r>
      </w:del>
      <w:r w:rsidR="00A73715">
        <w:rPr>
          <w:rFonts w:ascii="Times New Roman" w:hAnsi="Times New Roman" w:cs="Times New Roman"/>
          <w:sz w:val="24"/>
          <w:szCs w:val="24"/>
          <w:lang w:val="en-US"/>
        </w:rPr>
        <w:t xml:space="preserve">to measure </w:t>
      </w:r>
      <w:r w:rsidR="00A73715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the ionization yields of 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>nuclear</w:t>
      </w:r>
      <w:r w:rsidR="00A73715" w:rsidRPr="0097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73715">
        <w:rPr>
          <w:rFonts w:ascii="Times New Roman" w:hAnsi="Times New Roman" w:cs="Times New Roman"/>
          <w:sz w:val="24"/>
          <w:szCs w:val="24"/>
          <w:lang w:val="en-US"/>
        </w:rPr>
        <w:t>recoils</w:t>
      </w:r>
      <w:r w:rsidR="00CC16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C164B" w:rsidRPr="00CC164B">
        <w:rPr>
          <w:rFonts w:ascii="Times New Roman" w:hAnsi="Times New Roman" w:cs="Times New Roman"/>
          <w:sz w:val="24"/>
          <w:szCs w:val="24"/>
          <w:lang w:val="en-US"/>
        </w:rPr>
        <w:t xml:space="preserve">in the </w:t>
      </w:r>
      <w:del w:id="9" w:author="Alexei Buzulutskov" w:date="2017-09-12T15:19:00Z">
        <w:r w:rsidR="005C1897" w:rsidRPr="005C1897" w:rsidDel="000F0910">
          <w:rPr>
            <w:rFonts w:ascii="Times New Roman" w:hAnsi="Times New Roman" w:cs="Times New Roman"/>
            <w:sz w:val="24"/>
            <w:szCs w:val="24"/>
            <w:lang w:val="en-US"/>
          </w:rPr>
          <w:delText xml:space="preserve">uninvestigated </w:delText>
        </w:r>
      </w:del>
      <w:ins w:id="10" w:author="Alexei Buzulutskov" w:date="2017-09-12T15:19:00Z">
        <w:r w:rsidR="000F0910">
          <w:rPr>
            <w:rFonts w:ascii="Times New Roman" w:hAnsi="Times New Roman" w:cs="Times New Roman"/>
            <w:sz w:val="24"/>
            <w:szCs w:val="24"/>
            <w:lang w:val="en-US"/>
          </w:rPr>
          <w:t>unexplored</w:t>
        </w:r>
        <w:r w:rsidR="000F0910" w:rsidRPr="005C1897">
          <w:rPr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</w:ins>
      <w:r w:rsidR="00CC164B" w:rsidRPr="00CC164B">
        <w:rPr>
          <w:rFonts w:ascii="Times New Roman" w:hAnsi="Times New Roman" w:cs="Times New Roman"/>
          <w:sz w:val="24"/>
          <w:szCs w:val="24"/>
          <w:lang w:val="en-US"/>
        </w:rPr>
        <w:t>energy range</w:t>
      </w:r>
      <w:r w:rsidR="0011475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B6571" w:rsidRPr="00E94463" w:rsidRDefault="009B6571" w:rsidP="00966DE0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B6571">
        <w:rPr>
          <w:rFonts w:ascii="Times New Roman" w:hAnsi="Times New Roman" w:cs="Times New Roman"/>
          <w:sz w:val="24"/>
          <w:szCs w:val="24"/>
        </w:rPr>
        <w:t>PACS:</w:t>
      </w:r>
      <w:r w:rsidR="00B9225E" w:rsidRPr="00E94463">
        <w:rPr>
          <w:rFonts w:ascii="Times New Roman" w:hAnsi="Times New Roman" w:cs="Times New Roman"/>
          <w:sz w:val="24"/>
          <w:szCs w:val="24"/>
        </w:rPr>
        <w:t xml:space="preserve"> </w:t>
      </w:r>
      <w:r w:rsidR="00247391" w:rsidRPr="00E94463">
        <w:rPr>
          <w:rFonts w:ascii="Times New Roman" w:hAnsi="Times New Roman" w:cs="Times New Roman"/>
          <w:sz w:val="24"/>
          <w:szCs w:val="24"/>
        </w:rPr>
        <w:t>95.35.+</w:t>
      </w:r>
      <w:r w:rsidR="00247391" w:rsidRPr="00247391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1667B" w:rsidRPr="00E94463">
        <w:rPr>
          <w:rFonts w:ascii="Times New Roman" w:hAnsi="Times New Roman" w:cs="Times New Roman"/>
          <w:sz w:val="24"/>
          <w:szCs w:val="24"/>
        </w:rPr>
        <w:t>; 72.10.-</w:t>
      </w:r>
      <w:r w:rsidR="00F1667B" w:rsidRPr="00F1667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1667B" w:rsidRPr="00E94463">
        <w:rPr>
          <w:rFonts w:ascii="Times New Roman" w:hAnsi="Times New Roman" w:cs="Times New Roman"/>
          <w:sz w:val="24"/>
          <w:szCs w:val="24"/>
        </w:rPr>
        <w:t xml:space="preserve">; </w:t>
      </w:r>
      <w:r w:rsidR="0046698C" w:rsidRPr="00E94463">
        <w:rPr>
          <w:rFonts w:ascii="Times New Roman" w:hAnsi="Times New Roman" w:cs="Times New Roman"/>
          <w:sz w:val="24"/>
          <w:szCs w:val="24"/>
        </w:rPr>
        <w:t>29.40.-</w:t>
      </w:r>
      <w:r w:rsidR="0046698C" w:rsidRPr="0046698C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B010CB" w:rsidRPr="00E94463">
        <w:rPr>
          <w:rFonts w:ascii="Times New Roman" w:hAnsi="Times New Roman" w:cs="Times New Roman"/>
          <w:sz w:val="24"/>
          <w:szCs w:val="24"/>
        </w:rPr>
        <w:t xml:space="preserve">; </w:t>
      </w:r>
      <w:r w:rsidR="00DB0FA4" w:rsidRPr="00E94463">
        <w:rPr>
          <w:rFonts w:ascii="Times New Roman" w:hAnsi="Times New Roman" w:cs="Times New Roman"/>
          <w:sz w:val="24"/>
          <w:szCs w:val="24"/>
        </w:rPr>
        <w:t>95.55.</w:t>
      </w:r>
      <w:r w:rsidR="00DB0FA4" w:rsidRPr="00DB0FA4">
        <w:rPr>
          <w:rFonts w:ascii="Times New Roman" w:hAnsi="Times New Roman" w:cs="Times New Roman"/>
          <w:sz w:val="24"/>
          <w:szCs w:val="24"/>
          <w:lang w:val="en-US"/>
        </w:rPr>
        <w:t>Vj</w:t>
      </w:r>
    </w:p>
    <w:p w:rsidR="0009521C" w:rsidRDefault="0009521C" w:rsidP="000952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5516B" w:rsidRPr="009D23E5" w:rsidRDefault="00B5516B" w:rsidP="009D23E5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:rsidR="00EE61CE" w:rsidRDefault="00EE61CE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Энергетическая калибровка детекторов ядер отдачи</w:t>
      </w:r>
      <w:r w:rsidR="00F813B5">
        <w:rPr>
          <w:rFonts w:ascii="Times New Roman" w:hAnsi="Times New Roman" w:cs="Times New Roman"/>
          <w:sz w:val="24"/>
          <w:szCs w:val="24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жидк</w:t>
      </w:r>
      <w:r w:rsidR="00F813B5">
        <w:rPr>
          <w:rFonts w:ascii="Times New Roman" w:hAnsi="Times New Roman" w:cs="Times New Roman"/>
          <w:sz w:val="24"/>
          <w:szCs w:val="24"/>
        </w:rPr>
        <w:t>ом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Ar</w:t>
      </w:r>
      <w:r w:rsidRPr="00EE6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Xe</w:t>
      </w:r>
      <w:r w:rsidR="004A3925">
        <w:rPr>
          <w:rFonts w:ascii="Times New Roman" w:hAnsi="Times New Roman" w:cs="Times New Roman"/>
          <w:sz w:val="24"/>
          <w:szCs w:val="24"/>
        </w:rPr>
        <w:t xml:space="preserve"> имеет </w:t>
      </w:r>
      <w:r w:rsidR="00E02616">
        <w:rPr>
          <w:rFonts w:ascii="Times New Roman" w:hAnsi="Times New Roman" w:cs="Times New Roman"/>
          <w:sz w:val="24"/>
          <w:szCs w:val="24"/>
        </w:rPr>
        <w:t>важное</w:t>
      </w:r>
      <w:r w:rsidR="004A3925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="00E02616">
        <w:rPr>
          <w:rFonts w:ascii="Times New Roman" w:hAnsi="Times New Roman" w:cs="Times New Roman"/>
          <w:sz w:val="24"/>
          <w:szCs w:val="24"/>
        </w:rPr>
        <w:t xml:space="preserve"> для низкофоновых</w:t>
      </w:r>
      <w:r w:rsidR="004A3925">
        <w:rPr>
          <w:rFonts w:ascii="Times New Roman" w:hAnsi="Times New Roman" w:cs="Times New Roman"/>
          <w:sz w:val="24"/>
          <w:szCs w:val="24"/>
        </w:rPr>
        <w:t xml:space="preserve"> </w:t>
      </w:r>
      <w:r w:rsidR="003E5150">
        <w:rPr>
          <w:rFonts w:ascii="Times New Roman" w:hAnsi="Times New Roman" w:cs="Times New Roman"/>
          <w:sz w:val="24"/>
          <w:szCs w:val="24"/>
        </w:rPr>
        <w:t>эксперимент</w:t>
      </w:r>
      <w:r w:rsidR="00E02616">
        <w:rPr>
          <w:rFonts w:ascii="Times New Roman" w:hAnsi="Times New Roman" w:cs="Times New Roman"/>
          <w:sz w:val="24"/>
          <w:szCs w:val="24"/>
        </w:rPr>
        <w:t>ов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 прям</w:t>
      </w:r>
      <w:r w:rsidR="000E5C35">
        <w:rPr>
          <w:rFonts w:ascii="Times New Roman" w:hAnsi="Times New Roman" w:cs="Times New Roman"/>
          <w:sz w:val="24"/>
          <w:szCs w:val="24"/>
        </w:rPr>
        <w:t>ому</w:t>
      </w:r>
      <w:r w:rsidR="003E5150">
        <w:rPr>
          <w:rFonts w:ascii="Times New Roman" w:hAnsi="Times New Roman" w:cs="Times New Roman"/>
          <w:sz w:val="24"/>
          <w:szCs w:val="24"/>
        </w:rPr>
        <w:t xml:space="preserve"> поиск</w:t>
      </w:r>
      <w:r w:rsidR="000E5C35">
        <w:rPr>
          <w:rFonts w:ascii="Times New Roman" w:hAnsi="Times New Roman" w:cs="Times New Roman"/>
          <w:sz w:val="24"/>
          <w:szCs w:val="24"/>
        </w:rPr>
        <w:t>у</w:t>
      </w:r>
      <w:r w:rsidR="003E5150">
        <w:rPr>
          <w:rFonts w:ascii="Times New Roman" w:hAnsi="Times New Roman" w:cs="Times New Roman"/>
          <w:sz w:val="24"/>
          <w:szCs w:val="24"/>
        </w:rPr>
        <w:t xml:space="preserve"> темной материи и</w:t>
      </w:r>
      <w:r w:rsidR="000E5C35">
        <w:rPr>
          <w:rFonts w:ascii="Times New Roman" w:hAnsi="Times New Roman" w:cs="Times New Roman"/>
          <w:sz w:val="24"/>
          <w:szCs w:val="24"/>
        </w:rPr>
        <w:t xml:space="preserve"> регистрации</w:t>
      </w:r>
      <w:r w:rsidR="003E5150">
        <w:rPr>
          <w:rFonts w:ascii="Times New Roman" w:hAnsi="Times New Roman" w:cs="Times New Roman"/>
          <w:sz w:val="24"/>
          <w:szCs w:val="24"/>
        </w:rPr>
        <w:t xml:space="preserve"> когерентного рассеяния нейтрино на ядр</w:t>
      </w:r>
      <w:r w:rsidR="000E5C35">
        <w:rPr>
          <w:rFonts w:ascii="Times New Roman" w:hAnsi="Times New Roman" w:cs="Times New Roman"/>
          <w:sz w:val="24"/>
          <w:szCs w:val="24"/>
        </w:rPr>
        <w:t>ах</w:t>
      </w:r>
      <w:r w:rsidR="00863F03" w:rsidRPr="00863F03">
        <w:rPr>
          <w:rFonts w:ascii="Times New Roman" w:hAnsi="Times New Roman" w:cs="Times New Roman"/>
          <w:sz w:val="24"/>
          <w:szCs w:val="24"/>
        </w:rPr>
        <w:t xml:space="preserve"> [</w:t>
      </w:r>
      <w:r w:rsidR="00863F03" w:rsidRPr="006710FC">
        <w:rPr>
          <w:rFonts w:ascii="Times New Roman" w:hAnsi="Times New Roman" w:cs="Times New Roman"/>
          <w:sz w:val="24"/>
          <w:szCs w:val="24"/>
        </w:rPr>
        <w:t>1</w:t>
      </w:r>
      <w:r w:rsidR="00863F03" w:rsidRPr="00863F03">
        <w:rPr>
          <w:rFonts w:ascii="Times New Roman" w:hAnsi="Times New Roman" w:cs="Times New Roman"/>
          <w:sz w:val="24"/>
          <w:szCs w:val="24"/>
        </w:rPr>
        <w:t>]</w:t>
      </w:r>
      <w:r w:rsidR="003E5150">
        <w:rPr>
          <w:rFonts w:ascii="Times New Roman" w:hAnsi="Times New Roman" w:cs="Times New Roman"/>
          <w:sz w:val="24"/>
          <w:szCs w:val="24"/>
        </w:rPr>
        <w:t xml:space="preserve">. Такая калибровка обычно осуществляется </w:t>
      </w:r>
      <w:r w:rsidR="00B42AEC">
        <w:rPr>
          <w:rFonts w:ascii="Times New Roman" w:hAnsi="Times New Roman" w:cs="Times New Roman"/>
          <w:sz w:val="24"/>
          <w:szCs w:val="24"/>
        </w:rPr>
        <w:t>путем измерения ионизационных выходов и сцинтилляционн</w:t>
      </w:r>
      <w:r w:rsidR="00537FA8">
        <w:rPr>
          <w:rFonts w:ascii="Times New Roman" w:hAnsi="Times New Roman" w:cs="Times New Roman"/>
          <w:sz w:val="24"/>
          <w:szCs w:val="24"/>
        </w:rPr>
        <w:t>ых</w:t>
      </w:r>
      <w:r w:rsidR="00B42AEC">
        <w:rPr>
          <w:rFonts w:ascii="Times New Roman" w:hAnsi="Times New Roman" w:cs="Times New Roman"/>
          <w:sz w:val="24"/>
          <w:szCs w:val="24"/>
        </w:rPr>
        <w:t xml:space="preserve"> эффективност</w:t>
      </w:r>
      <w:r w:rsidR="00537FA8">
        <w:rPr>
          <w:rFonts w:ascii="Times New Roman" w:hAnsi="Times New Roman" w:cs="Times New Roman"/>
          <w:sz w:val="24"/>
          <w:szCs w:val="24"/>
        </w:rPr>
        <w:t>ей</w:t>
      </w:r>
      <w:r w:rsidR="00B42AEC">
        <w:rPr>
          <w:rFonts w:ascii="Times New Roman" w:hAnsi="Times New Roman" w:cs="Times New Roman"/>
          <w:sz w:val="24"/>
          <w:szCs w:val="24"/>
        </w:rPr>
        <w:t xml:space="preserve"> ядер отдачи</w:t>
      </w:r>
      <w:r w:rsidR="00537FA8">
        <w:rPr>
          <w:rFonts w:ascii="Times New Roman" w:hAnsi="Times New Roman" w:cs="Times New Roman"/>
          <w:sz w:val="24"/>
          <w:szCs w:val="24"/>
        </w:rPr>
        <w:t xml:space="preserve"> при</w:t>
      </w:r>
      <w:r w:rsidR="00B42AEC">
        <w:rPr>
          <w:rFonts w:ascii="Times New Roman" w:hAnsi="Times New Roman" w:cs="Times New Roman"/>
          <w:sz w:val="24"/>
          <w:szCs w:val="24"/>
        </w:rPr>
        <w:t xml:space="preserve"> упруго</w:t>
      </w:r>
      <w:r w:rsidR="00D21661">
        <w:rPr>
          <w:rFonts w:ascii="Times New Roman" w:hAnsi="Times New Roman" w:cs="Times New Roman"/>
          <w:sz w:val="24"/>
          <w:szCs w:val="24"/>
        </w:rPr>
        <w:t>м</w:t>
      </w:r>
      <w:r w:rsidR="00B42AEC">
        <w:rPr>
          <w:rFonts w:ascii="Times New Roman" w:hAnsi="Times New Roman" w:cs="Times New Roman"/>
          <w:sz w:val="24"/>
          <w:szCs w:val="24"/>
        </w:rPr>
        <w:t xml:space="preserve"> рассеяни</w:t>
      </w:r>
      <w:r w:rsidR="00D21661">
        <w:rPr>
          <w:rFonts w:ascii="Times New Roman" w:hAnsi="Times New Roman" w:cs="Times New Roman"/>
          <w:sz w:val="24"/>
          <w:szCs w:val="24"/>
        </w:rPr>
        <w:t>и</w:t>
      </w:r>
      <w:r w:rsidR="0053293D">
        <w:rPr>
          <w:rFonts w:ascii="Times New Roman" w:hAnsi="Times New Roman" w:cs="Times New Roman"/>
          <w:sz w:val="24"/>
          <w:szCs w:val="24"/>
        </w:rPr>
        <w:t xml:space="preserve"> нейтронов</w:t>
      </w:r>
      <w:r w:rsidR="00B42AEC">
        <w:rPr>
          <w:rFonts w:ascii="Times New Roman" w:hAnsi="Times New Roman" w:cs="Times New Roman"/>
          <w:sz w:val="24"/>
          <w:szCs w:val="24"/>
        </w:rPr>
        <w:t xml:space="preserve"> на ядрах.</w:t>
      </w:r>
      <w:r w:rsidR="007D73A6">
        <w:rPr>
          <w:rFonts w:ascii="Times New Roman" w:hAnsi="Times New Roman" w:cs="Times New Roman"/>
          <w:sz w:val="24"/>
          <w:szCs w:val="24"/>
        </w:rPr>
        <w:t xml:space="preserve"> В то время как для жидкого </w:t>
      </w:r>
      <w:r w:rsidR="00CA441F">
        <w:rPr>
          <w:rFonts w:ascii="Times New Roman" w:hAnsi="Times New Roman" w:cs="Times New Roman"/>
          <w:sz w:val="24"/>
          <w:szCs w:val="24"/>
          <w:lang w:val="en-US"/>
        </w:rPr>
        <w:t>Xe</w:t>
      </w:r>
      <w:r w:rsidR="007D73A6">
        <w:rPr>
          <w:rFonts w:ascii="Times New Roman" w:hAnsi="Times New Roman" w:cs="Times New Roman"/>
          <w:sz w:val="24"/>
          <w:szCs w:val="24"/>
        </w:rPr>
        <w:t xml:space="preserve"> существует множество</w:t>
      </w:r>
      <w:r w:rsidR="00B42AEC">
        <w:rPr>
          <w:rFonts w:ascii="Times New Roman" w:hAnsi="Times New Roman" w:cs="Times New Roman"/>
          <w:sz w:val="24"/>
          <w:szCs w:val="24"/>
        </w:rPr>
        <w:t xml:space="preserve"> </w:t>
      </w:r>
      <w:r w:rsidR="007D73A6">
        <w:rPr>
          <w:rFonts w:ascii="Times New Roman" w:hAnsi="Times New Roman" w:cs="Times New Roman"/>
          <w:sz w:val="24"/>
          <w:szCs w:val="24"/>
        </w:rPr>
        <w:t xml:space="preserve">экспериментальных данных по </w:t>
      </w:r>
      <w:r w:rsidR="00C11B2A">
        <w:rPr>
          <w:rFonts w:ascii="Times New Roman" w:hAnsi="Times New Roman" w:cs="Times New Roman"/>
          <w:sz w:val="24"/>
          <w:szCs w:val="24"/>
        </w:rPr>
        <w:t>ионизационным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выходам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[2-4]</w:t>
      </w:r>
      <w:r w:rsidR="007D73A6">
        <w:rPr>
          <w:rFonts w:ascii="Times New Roman" w:hAnsi="Times New Roman" w:cs="Times New Roman"/>
          <w:sz w:val="24"/>
          <w:szCs w:val="24"/>
        </w:rPr>
        <w:t>, мало</w:t>
      </w:r>
      <w:r w:rsidR="00C11B2A">
        <w:rPr>
          <w:rFonts w:ascii="Times New Roman" w:hAnsi="Times New Roman" w:cs="Times New Roman"/>
          <w:sz w:val="24"/>
          <w:szCs w:val="24"/>
        </w:rPr>
        <w:t xml:space="preserve"> что</w:t>
      </w:r>
      <w:r w:rsidR="007D73A6">
        <w:rPr>
          <w:rFonts w:ascii="Times New Roman" w:hAnsi="Times New Roman" w:cs="Times New Roman"/>
          <w:sz w:val="24"/>
          <w:szCs w:val="24"/>
        </w:rPr>
        <w:t xml:space="preserve"> известно о</w:t>
      </w:r>
      <w:r w:rsidR="006D4C78">
        <w:rPr>
          <w:rFonts w:ascii="Times New Roman" w:hAnsi="Times New Roman" w:cs="Times New Roman"/>
          <w:sz w:val="24"/>
          <w:szCs w:val="24"/>
        </w:rPr>
        <w:t>б</w:t>
      </w:r>
      <w:r w:rsidR="007D73A6">
        <w:rPr>
          <w:rFonts w:ascii="Times New Roman" w:hAnsi="Times New Roman" w:cs="Times New Roman"/>
          <w:sz w:val="24"/>
          <w:szCs w:val="24"/>
        </w:rPr>
        <w:t xml:space="preserve"> ионизационн</w:t>
      </w:r>
      <w:r w:rsidR="00457E3B">
        <w:rPr>
          <w:rFonts w:ascii="Times New Roman" w:hAnsi="Times New Roman" w:cs="Times New Roman"/>
          <w:sz w:val="24"/>
          <w:szCs w:val="24"/>
        </w:rPr>
        <w:t>ых</w:t>
      </w:r>
      <w:r w:rsidR="007D73A6">
        <w:rPr>
          <w:rFonts w:ascii="Times New Roman" w:hAnsi="Times New Roman" w:cs="Times New Roman"/>
          <w:sz w:val="24"/>
          <w:szCs w:val="24"/>
        </w:rPr>
        <w:t xml:space="preserve"> выход</w:t>
      </w:r>
      <w:r w:rsidR="00457E3B">
        <w:rPr>
          <w:rFonts w:ascii="Times New Roman" w:hAnsi="Times New Roman" w:cs="Times New Roman"/>
          <w:sz w:val="24"/>
          <w:szCs w:val="24"/>
        </w:rPr>
        <w:t>ах</w:t>
      </w:r>
      <w:r w:rsidR="007D73A6">
        <w:rPr>
          <w:rFonts w:ascii="Times New Roman" w:hAnsi="Times New Roman" w:cs="Times New Roman"/>
          <w:sz w:val="24"/>
          <w:szCs w:val="24"/>
        </w:rPr>
        <w:t xml:space="preserve"> в жидком </w:t>
      </w:r>
      <w:r w:rsidR="00031ABC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="007D73A6">
        <w:rPr>
          <w:rFonts w:ascii="Times New Roman" w:hAnsi="Times New Roman" w:cs="Times New Roman"/>
          <w:sz w:val="24"/>
          <w:szCs w:val="24"/>
        </w:rPr>
        <w:t>.</w:t>
      </w:r>
    </w:p>
    <w:p w:rsidR="0017252A" w:rsidRDefault="0017252A" w:rsidP="0017252A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Ионизационный выход, измеряемый в эксперименте, определяется следующим образом: </w:t>
      </w:r>
    </w:p>
    <w:p w:rsidR="0017252A" w:rsidRDefault="00096D03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/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.</m:t>
        </m:r>
      </m:oMath>
      <w:r w:rsidR="0017252A" w:rsidRPr="00C439C0">
        <w:rPr>
          <w:rFonts w:ascii="Times New Roman" w:eastAsiaTheme="minorEastAsia" w:hAnsi="Times New Roman" w:cs="Times New Roman"/>
          <w:sz w:val="24"/>
          <w:szCs w:val="24"/>
        </w:rPr>
        <w:tab/>
      </w:r>
      <w:r w:rsidR="0017252A">
        <w:rPr>
          <w:rFonts w:ascii="Times New Roman" w:eastAsiaTheme="minorEastAsia" w:hAnsi="Times New Roman" w:cs="Times New Roman"/>
          <w:sz w:val="24"/>
          <w:szCs w:val="24"/>
        </w:rPr>
        <w:tab/>
      </w:r>
      <w:r w:rsidR="0017252A" w:rsidRPr="004A2B28">
        <w:rPr>
          <w:rFonts w:ascii="Times New Roman" w:hAnsi="Times New Roman" w:cs="Times New Roman"/>
          <w:sz w:val="24"/>
          <w:szCs w:val="24"/>
        </w:rPr>
        <w:t>(</w:t>
      </w:r>
      <w:r w:rsidR="0017252A" w:rsidRPr="00C61B53">
        <w:rPr>
          <w:rFonts w:ascii="Times New Roman" w:hAnsi="Times New Roman" w:cs="Times New Roman"/>
          <w:sz w:val="24"/>
          <w:szCs w:val="24"/>
        </w:rPr>
        <w:t>1</w:t>
      </w:r>
      <w:r w:rsidR="0017252A" w:rsidRPr="005C2DFB">
        <w:rPr>
          <w:rFonts w:ascii="Times New Roman" w:hAnsi="Times New Roman" w:cs="Times New Roman"/>
          <w:sz w:val="24"/>
          <w:szCs w:val="24"/>
        </w:rPr>
        <w:t>)</w:t>
      </w:r>
    </w:p>
    <w:p w:rsidR="0017252A" w:rsidRDefault="0017252A" w:rsidP="0017252A">
      <w:pPr>
        <w:tabs>
          <w:tab w:val="left" w:pos="8647"/>
        </w:tabs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sz w:val="24"/>
          <w:szCs w:val="24"/>
        </w:rPr>
      </w:pPr>
    </w:p>
    <w:p w:rsidR="0017252A" w:rsidRPr="00C441AD" w:rsidRDefault="0017252A" w:rsidP="0017252A">
      <w:pPr>
        <w:autoSpaceDE w:val="0"/>
        <w:autoSpaceDN w:val="0"/>
        <w:adjustRightInd w:val="0"/>
        <w:spacing w:after="0" w:line="240" w:lineRule="auto"/>
        <w:ind w:left="4248"/>
        <w:jc w:val="center"/>
        <w:rPr>
          <w:rFonts w:ascii="Times New Roman" w:hAnsi="Times New Roman" w:cs="Times New Roman"/>
          <w:vanish/>
          <w:sz w:val="24"/>
          <w:szCs w:val="24"/>
        </w:rPr>
      </w:pPr>
    </w:p>
    <w:p w:rsidR="00066987" w:rsidRPr="00066987" w:rsidRDefault="0017252A" w:rsidP="00BE3FF0">
      <w:pPr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441AD">
        <w:rPr>
          <w:rFonts w:ascii="Times New Roman" w:hAnsi="Times New Roman" w:cs="Times New Roman"/>
          <w:sz w:val="24"/>
          <w:szCs w:val="24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 w:rsidRPr="00C441AD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>заряд первичной ионизации, т.е. число электронов ионизации, избежавших рекомбинации с положительными ионами</w:t>
      </w:r>
      <w:r w:rsidRPr="00DE2628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>этот заряд зависит от энергии, выделенной ядром отдачи в жидкости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), и от электрического поля в жидкости (</w:t>
      </w:r>
      <m:oMath>
        <m:r>
          <m:rPr>
            <m:scr m:val="script"/>
          </m:rPr>
          <w:rPr>
            <w:rFonts w:ascii="Cambria Math" w:hAnsi="Cambria Math" w:cs="Arial"/>
            <w:sz w:val="24"/>
            <w:szCs w:val="24"/>
          </w:rPr>
          <m:t>E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).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всегда меньше, чем начальное число</w:t>
      </w:r>
      <w:r w:rsidRPr="00162A8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электрон-ионных пар, образованных в жидкости ядром отдачи (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801BC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В двухфазном детекторе можно выделить две части сигнала: </w:t>
      </w:r>
      <w:r w:rsidR="00066987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066987" w:rsidRPr="0006698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, вызванный сцинтилляциями в жидкости, и </w:t>
      </w:r>
      <w:r w:rsidR="00066987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066987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4D41EA" w:rsidRPr="004D41EA">
        <w:rPr>
          <w:rFonts w:ascii="Times New Roman" w:eastAsiaTheme="minorEastAsia" w:hAnsi="Times New Roman" w:cs="Times New Roman"/>
          <w:sz w:val="24"/>
          <w:szCs w:val="24"/>
        </w:rPr>
        <w:t xml:space="preserve">вызванный ионизацией в жидкой фазе и последующей электролюминесценцией (ЭЛ) в </w:t>
      </w:r>
      <w:r w:rsidR="004C3A9C" w:rsidRPr="004D41EA">
        <w:rPr>
          <w:rFonts w:ascii="Times New Roman" w:eastAsiaTheme="minorEastAsia" w:hAnsi="Times New Roman" w:cs="Times New Roman"/>
          <w:sz w:val="24"/>
          <w:szCs w:val="24"/>
        </w:rPr>
        <w:t>газовой</w:t>
      </w:r>
      <w:r w:rsidR="004D41EA" w:rsidRPr="004D41EA">
        <w:rPr>
          <w:rFonts w:ascii="Times New Roman" w:eastAsiaTheme="minorEastAsia" w:hAnsi="Times New Roman" w:cs="Times New Roman"/>
          <w:sz w:val="24"/>
          <w:szCs w:val="24"/>
        </w:rPr>
        <w:t xml:space="preserve"> фазе</w:t>
      </w:r>
      <w:r w:rsidR="0006698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31F1D" w:rsidRDefault="00665CE0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Выражени</w:t>
      </w:r>
      <w:r w:rsidR="00BE3FF0">
        <w:rPr>
          <w:rFonts w:ascii="Times New Roman" w:eastAsiaTheme="minorEastAsia" w:hAnsi="Times New Roman" w:cs="Times New Roman"/>
          <w:sz w:val="24"/>
          <w:szCs w:val="24"/>
        </w:rPr>
        <w:t>е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(1) справедлив</w:t>
      </w:r>
      <w:r w:rsidR="00BB7570">
        <w:rPr>
          <w:rFonts w:ascii="Times New Roman" w:eastAsiaTheme="minorEastAsia" w:hAnsi="Times New Roman" w:cs="Times New Roman"/>
          <w:sz w:val="24"/>
          <w:szCs w:val="24"/>
        </w:rPr>
        <w:t>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для</w:t>
      </w:r>
      <w:r w:rsidRPr="00D34CB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как электронов отдачи, вызванных облучением вещества электронами или гамма-квантами, так и ядер отдачи. Принято обозначать соответствующую энергию отдачи в единицах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keVee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Pr="000730BE">
        <w:rPr>
          <w:rFonts w:ascii="Times New Roman" w:hAnsi="Times New Roman" w:cs="Times New Roman"/>
          <w:sz w:val="24"/>
        </w:rPr>
        <w:t>electron-equivalent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recoil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) 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nuclear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recoil</w:t>
      </w:r>
      <w:r w:rsidRPr="0032417D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CE2A9A" w:rsidRDefault="005B600F" w:rsidP="008D4ECF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Первые результаты по ионизационным выходам ядер отдачи в жидком </w:t>
      </w:r>
      <w:r w:rsidR="00326044">
        <w:rPr>
          <w:rFonts w:ascii="Times New Roman" w:hAnsi="Times New Roman" w:cs="Times New Roman"/>
          <w:sz w:val="24"/>
          <w:szCs w:val="24"/>
          <w:lang w:val="en-US"/>
        </w:rPr>
        <w:t>Ar</w:t>
      </w:r>
      <w:r>
        <w:rPr>
          <w:rFonts w:ascii="Times New Roman" w:hAnsi="Times New Roman" w:cs="Times New Roman"/>
          <w:sz w:val="24"/>
          <w:szCs w:val="24"/>
        </w:rPr>
        <w:t xml:space="preserve"> были получены </w:t>
      </w:r>
      <w:r w:rsidR="003048D5">
        <w:rPr>
          <w:rFonts w:ascii="Times New Roman" w:hAnsi="Times New Roman" w:cs="Times New Roman"/>
          <w:sz w:val="24"/>
          <w:szCs w:val="24"/>
        </w:rPr>
        <w:t>буквально</w:t>
      </w:r>
      <w:r w:rsidRPr="003048D5">
        <w:rPr>
          <w:rFonts w:ascii="Times New Roman" w:hAnsi="Times New Roman" w:cs="Times New Roman"/>
          <w:sz w:val="24"/>
          <w:szCs w:val="24"/>
        </w:rPr>
        <w:t xml:space="preserve"> </w:t>
      </w:r>
      <w:r w:rsidR="003048D5">
        <w:rPr>
          <w:rFonts w:ascii="Times New Roman" w:hAnsi="Times New Roman" w:cs="Times New Roman"/>
          <w:sz w:val="24"/>
          <w:szCs w:val="24"/>
        </w:rPr>
        <w:t>за последние 3 года</w:t>
      </w:r>
      <w:r>
        <w:rPr>
          <w:rFonts w:ascii="Times New Roman" w:hAnsi="Times New Roman" w:cs="Times New Roman"/>
          <w:sz w:val="24"/>
          <w:szCs w:val="24"/>
        </w:rPr>
        <w:t>: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>
        <w:rPr>
          <w:rFonts w:ascii="Times New Roman" w:hAnsi="Times New Roman" w:cs="Times New Roman"/>
          <w:sz w:val="24"/>
          <w:szCs w:val="24"/>
        </w:rPr>
        <w:t xml:space="preserve"> низких энергия</w:t>
      </w:r>
      <w:r w:rsidRPr="00FB3D23">
        <w:rPr>
          <w:rFonts w:ascii="Times New Roman" w:hAnsi="Times New Roman" w:cs="Times New Roman"/>
          <w:sz w:val="24"/>
          <w:szCs w:val="24"/>
        </w:rPr>
        <w:t>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  <w:r w:rsidR="00F17F5B" w:rsidRPr="00F17F5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[5]</w:t>
      </w:r>
      <w:r>
        <w:rPr>
          <w:rFonts w:ascii="Times New Roman" w:hAnsi="Times New Roman" w:cs="Times New Roman"/>
          <w:sz w:val="24"/>
          <w:szCs w:val="24"/>
        </w:rPr>
        <w:t xml:space="preserve"> и 17-57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[6]</w:t>
      </w:r>
      <w:r w:rsidR="006710FC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и при</w:t>
      </w:r>
      <w:r w:rsidR="00AB21F8">
        <w:rPr>
          <w:rFonts w:ascii="Times New Roman" w:hAnsi="Times New Roman" w:cs="Times New Roman"/>
          <w:sz w:val="24"/>
          <w:szCs w:val="24"/>
        </w:rPr>
        <w:t xml:space="preserve"> более</w:t>
      </w:r>
      <w:r w:rsidR="00B0677C">
        <w:rPr>
          <w:rFonts w:ascii="Times New Roman" w:hAnsi="Times New Roman" w:cs="Times New Roman"/>
          <w:sz w:val="24"/>
          <w:szCs w:val="24"/>
        </w:rPr>
        <w:t xml:space="preserve"> высоких энергиях</w:t>
      </w:r>
      <w:r w:rsidR="00FB3D23">
        <w:rPr>
          <w:rFonts w:ascii="Times New Roman" w:hAnsi="Times New Roman" w:cs="Times New Roman"/>
          <w:sz w:val="24"/>
          <w:szCs w:val="24"/>
        </w:rPr>
        <w:t>,</w:t>
      </w:r>
      <w:r w:rsidR="00AB21F8">
        <w:rPr>
          <w:rFonts w:ascii="Times New Roman" w:hAnsi="Times New Roman" w:cs="Times New Roman"/>
          <w:sz w:val="24"/>
          <w:szCs w:val="24"/>
        </w:rPr>
        <w:t xml:space="preserve"> </w:t>
      </w:r>
      <w:r w:rsidR="00B0677C">
        <w:rPr>
          <w:rFonts w:ascii="Times New Roman" w:hAnsi="Times New Roman" w:cs="Times New Roman"/>
          <w:sz w:val="24"/>
          <w:szCs w:val="24"/>
        </w:rPr>
        <w:t>80 и 233 кэВ</w:t>
      </w:r>
      <w:r w:rsidR="006710FC" w:rsidRPr="006710FC">
        <w:rPr>
          <w:rFonts w:ascii="Times New Roman" w:hAnsi="Times New Roman" w:cs="Times New Roman"/>
          <w:sz w:val="24"/>
          <w:szCs w:val="24"/>
        </w:rPr>
        <w:t xml:space="preserve"> [</w:t>
      </w:r>
      <w:r w:rsidR="006710FC" w:rsidRPr="00841F2B">
        <w:rPr>
          <w:rFonts w:ascii="Times New Roman" w:hAnsi="Times New Roman" w:cs="Times New Roman"/>
          <w:sz w:val="24"/>
          <w:szCs w:val="24"/>
        </w:rPr>
        <w:t>7</w:t>
      </w:r>
      <w:r w:rsidR="006710FC" w:rsidRPr="006710FC">
        <w:rPr>
          <w:rFonts w:ascii="Times New Roman" w:hAnsi="Times New Roman" w:cs="Times New Roman"/>
          <w:sz w:val="24"/>
          <w:szCs w:val="24"/>
        </w:rPr>
        <w:t>]</w:t>
      </w:r>
      <w:r w:rsidR="00517D01">
        <w:rPr>
          <w:rFonts w:ascii="Times New Roman" w:hAnsi="Times New Roman" w:cs="Times New Roman"/>
          <w:sz w:val="24"/>
          <w:szCs w:val="24"/>
        </w:rPr>
        <w:t>, 233 кэВ</w:t>
      </w:r>
      <w:r w:rsidR="00517D01" w:rsidRPr="00802669">
        <w:rPr>
          <w:rFonts w:ascii="Times New Roman" w:hAnsi="Times New Roman" w:cs="Times New Roman"/>
          <w:sz w:val="24"/>
          <w:szCs w:val="24"/>
        </w:rPr>
        <w:t xml:space="preserve"> </w:t>
      </w:r>
      <w:r w:rsidR="00517D01" w:rsidRPr="00517D01">
        <w:rPr>
          <w:rFonts w:ascii="Times New Roman" w:hAnsi="Times New Roman" w:cs="Times New Roman"/>
          <w:sz w:val="24"/>
          <w:szCs w:val="24"/>
        </w:rPr>
        <w:t>[8]</w:t>
      </w:r>
      <w:r w:rsidR="00B0677C">
        <w:rPr>
          <w:rFonts w:ascii="Times New Roman" w:hAnsi="Times New Roman" w:cs="Times New Roman"/>
          <w:sz w:val="24"/>
          <w:szCs w:val="24"/>
        </w:rPr>
        <w:t xml:space="preserve">. </w:t>
      </w:r>
      <w:r w:rsidR="00CE2A9A">
        <w:rPr>
          <w:rFonts w:ascii="Times New Roman" w:hAnsi="Times New Roman" w:cs="Times New Roman"/>
          <w:sz w:val="24"/>
          <w:szCs w:val="24"/>
        </w:rPr>
        <w:t>В работе</w:t>
      </w:r>
      <w:r w:rsidR="00E054B1">
        <w:rPr>
          <w:rFonts w:ascii="Times New Roman" w:hAnsi="Times New Roman" w:cs="Times New Roman"/>
          <w:sz w:val="24"/>
          <w:szCs w:val="24"/>
        </w:rPr>
        <w:t xml:space="preserve"> </w:t>
      </w:r>
      <w:r w:rsidR="00E054B1" w:rsidRPr="00E054B1">
        <w:rPr>
          <w:rFonts w:ascii="Times New Roman" w:hAnsi="Times New Roman" w:cs="Times New Roman"/>
          <w:sz w:val="24"/>
          <w:szCs w:val="24"/>
        </w:rPr>
        <w:t>[8]</w:t>
      </w:r>
      <w:r w:rsidR="00CE2A9A">
        <w:rPr>
          <w:rFonts w:ascii="Times New Roman" w:hAnsi="Times New Roman" w:cs="Times New Roman"/>
          <w:sz w:val="24"/>
          <w:szCs w:val="24"/>
        </w:rPr>
        <w:t xml:space="preserve"> </w:t>
      </w:r>
      <w:r w:rsidR="007C3181" w:rsidRPr="007C3181">
        <w:rPr>
          <w:rFonts w:ascii="Times New Roman" w:hAnsi="Times New Roman" w:cs="Times New Roman"/>
          <w:sz w:val="24"/>
          <w:szCs w:val="24"/>
        </w:rPr>
        <w:t>сравниваются результаты этих экспериментов</w:t>
      </w:r>
      <w:r w:rsidR="001B47C7">
        <w:rPr>
          <w:rFonts w:ascii="Times New Roman" w:hAnsi="Times New Roman" w:cs="Times New Roman"/>
          <w:sz w:val="24"/>
          <w:szCs w:val="24"/>
        </w:rPr>
        <w:t xml:space="preserve">, приведенные к </w:t>
      </w:r>
      <w:del w:id="11" w:author="Alexei Buzulutskov" w:date="2017-09-12T15:20:00Z">
        <w:r w:rsidR="001B47C7" w:rsidDel="004F7532">
          <w:rPr>
            <w:rFonts w:ascii="Times New Roman" w:hAnsi="Times New Roman" w:cs="Times New Roman"/>
            <w:sz w:val="24"/>
            <w:szCs w:val="24"/>
          </w:rPr>
          <w:delText xml:space="preserve">одному </w:delText>
        </w:r>
      </w:del>
      <w:ins w:id="12" w:author="Alexei Buzulutskov" w:date="2017-09-12T15:20:00Z">
        <w:r w:rsidR="004F7532">
          <w:rPr>
            <w:rFonts w:ascii="Times New Roman" w:hAnsi="Times New Roman" w:cs="Times New Roman"/>
            <w:sz w:val="24"/>
            <w:szCs w:val="24"/>
          </w:rPr>
          <w:t>определенному значению</w:t>
        </w:r>
        <w:r w:rsidR="004F7532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C61046">
        <w:rPr>
          <w:rFonts w:ascii="Times New Roman" w:hAnsi="Times New Roman" w:cs="Times New Roman"/>
          <w:sz w:val="24"/>
          <w:szCs w:val="24"/>
        </w:rPr>
        <w:t>электрическо</w:t>
      </w:r>
      <w:ins w:id="13" w:author="Alexei Buzulutskov" w:date="2017-09-12T15:20:00Z">
        <w:r w:rsidR="004F7532">
          <w:rPr>
            <w:rFonts w:ascii="Times New Roman" w:hAnsi="Times New Roman" w:cs="Times New Roman"/>
            <w:sz w:val="24"/>
            <w:szCs w:val="24"/>
          </w:rPr>
          <w:t>го</w:t>
        </w:r>
      </w:ins>
      <w:del w:id="14" w:author="Alexei Buzulutskov" w:date="2017-09-12T15:20:00Z">
        <w:r w:rsidR="00C61046" w:rsidDel="004F7532">
          <w:rPr>
            <w:rFonts w:ascii="Times New Roman" w:hAnsi="Times New Roman" w:cs="Times New Roman"/>
            <w:sz w:val="24"/>
            <w:szCs w:val="24"/>
          </w:rPr>
          <w:delText>му</w:delText>
        </w:r>
      </w:del>
      <w:r w:rsidR="001B47C7">
        <w:rPr>
          <w:rFonts w:ascii="Times New Roman" w:hAnsi="Times New Roman" w:cs="Times New Roman"/>
          <w:sz w:val="24"/>
          <w:szCs w:val="24"/>
        </w:rPr>
        <w:t xml:space="preserve"> пол</w:t>
      </w:r>
      <w:ins w:id="15" w:author="Alexei Buzulutskov" w:date="2017-09-12T15:20:00Z">
        <w:r w:rsidR="004F7532">
          <w:rPr>
            <w:rFonts w:ascii="Times New Roman" w:hAnsi="Times New Roman" w:cs="Times New Roman"/>
            <w:sz w:val="24"/>
            <w:szCs w:val="24"/>
          </w:rPr>
          <w:t>я</w:t>
        </w:r>
      </w:ins>
      <w:del w:id="16" w:author="Alexei Buzulutskov" w:date="2017-09-12T15:20:00Z">
        <w:r w:rsidR="001B47C7" w:rsidDel="004F7532">
          <w:rPr>
            <w:rFonts w:ascii="Times New Roman" w:hAnsi="Times New Roman" w:cs="Times New Roman"/>
            <w:sz w:val="24"/>
            <w:szCs w:val="24"/>
          </w:rPr>
          <w:delText>ю</w:delText>
        </w:r>
      </w:del>
      <w:r w:rsidR="0059585F" w:rsidRPr="0059585F">
        <w:rPr>
          <w:rFonts w:ascii="Times New Roman" w:hAnsi="Times New Roman" w:cs="Times New Roman"/>
          <w:sz w:val="24"/>
          <w:szCs w:val="24"/>
        </w:rPr>
        <w:t xml:space="preserve">: </w:t>
      </w:r>
      <w:r w:rsidR="0059585F">
        <w:rPr>
          <w:rFonts w:ascii="Times New Roman" w:hAnsi="Times New Roman" w:cs="Times New Roman"/>
          <w:sz w:val="24"/>
          <w:szCs w:val="24"/>
        </w:rPr>
        <w:t>см. Рис. 1</w:t>
      </w:r>
      <w:r w:rsidR="00F152D7">
        <w:rPr>
          <w:rFonts w:ascii="Times New Roman" w:hAnsi="Times New Roman" w:cs="Times New Roman"/>
          <w:sz w:val="24"/>
          <w:szCs w:val="24"/>
        </w:rPr>
        <w:t xml:space="preserve"> (взят из </w:t>
      </w:r>
      <w:r w:rsidR="00F152D7" w:rsidRPr="00C12A79">
        <w:rPr>
          <w:rFonts w:ascii="Times New Roman" w:hAnsi="Times New Roman" w:cs="Times New Roman"/>
          <w:sz w:val="24"/>
          <w:szCs w:val="24"/>
        </w:rPr>
        <w:t>[8]</w:t>
      </w:r>
      <w:r w:rsidR="00F152D7">
        <w:rPr>
          <w:rFonts w:ascii="Times New Roman" w:hAnsi="Times New Roman" w:cs="Times New Roman"/>
          <w:sz w:val="24"/>
          <w:szCs w:val="24"/>
        </w:rPr>
        <w:t>)</w:t>
      </w:r>
      <w:r w:rsidR="0059585F">
        <w:rPr>
          <w:rFonts w:ascii="Times New Roman" w:hAnsi="Times New Roman" w:cs="Times New Roman"/>
          <w:sz w:val="24"/>
          <w:szCs w:val="24"/>
        </w:rPr>
        <w:t>.</w:t>
      </w:r>
      <w:r w:rsidR="002A1A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7DA1" w:rsidRDefault="00B27F04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3186000"/>
            <wp:effectExtent l="0" t="0" r="635" b="0"/>
            <wp:docPr id="18" name="Рисунок 18" descr="D:\git_repositories\PhD_dark_matter_latex\ISC2017\Статья\Статья_v1\fig_jpeg\Ion_yield_vs_ener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Ion_yield_vs_energ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1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168" w:rsidRPr="00C12A79" w:rsidRDefault="009A1168" w:rsidP="00B27F04">
      <w:pPr>
        <w:autoSpaceDE w:val="0"/>
        <w:autoSpaceDN w:val="0"/>
        <w:adjustRightInd w:val="0"/>
        <w:spacing w:after="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 </w:t>
      </w:r>
      <w:r w:rsidR="008E4099">
        <w:rPr>
          <w:rFonts w:ascii="Times New Roman" w:hAnsi="Times New Roman" w:cs="Times New Roman"/>
          <w:sz w:val="24"/>
          <w:szCs w:val="24"/>
        </w:rPr>
        <w:t xml:space="preserve">Ионизационные выходы ядер отдачи в жидком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="008E4099">
        <w:rPr>
          <w:rFonts w:ascii="Times New Roman" w:hAnsi="Times New Roman" w:cs="Times New Roman"/>
          <w:sz w:val="24"/>
          <w:szCs w:val="24"/>
        </w:rPr>
        <w:t xml:space="preserve"> как функция энергии, измеренные в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Joshi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. [5],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Cao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8E4099" w:rsidRPr="001121A9">
        <w:rPr>
          <w:rFonts w:ascii="Times New Roman" w:hAnsi="Times New Roman" w:cs="Times New Roman"/>
          <w:sz w:val="24"/>
          <w:szCs w:val="24"/>
        </w:rPr>
        <w:t xml:space="preserve"> </w:t>
      </w:r>
      <w:r w:rsidR="008E4099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8E4099" w:rsidRPr="001121A9">
        <w:rPr>
          <w:rFonts w:ascii="Times New Roman" w:hAnsi="Times New Roman" w:cs="Times New Roman"/>
          <w:sz w:val="24"/>
          <w:szCs w:val="24"/>
        </w:rPr>
        <w:t>.</w:t>
      </w:r>
      <w:r w:rsidR="008E4099" w:rsidRPr="009931E0">
        <w:rPr>
          <w:rFonts w:ascii="Times New Roman" w:hAnsi="Times New Roman" w:cs="Times New Roman"/>
          <w:sz w:val="24"/>
          <w:szCs w:val="24"/>
        </w:rPr>
        <w:t xml:space="preserve"> [6] </w:t>
      </w:r>
      <w:r w:rsidR="008E4099">
        <w:rPr>
          <w:rFonts w:ascii="Times New Roman" w:hAnsi="Times New Roman" w:cs="Times New Roman"/>
          <w:sz w:val="24"/>
          <w:szCs w:val="24"/>
        </w:rPr>
        <w:t xml:space="preserve">и в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Bondar</w:t>
      </w:r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et</w:t>
      </w:r>
      <w:r w:rsidR="00D6076E" w:rsidRPr="00D6076E">
        <w:rPr>
          <w:rFonts w:ascii="Times New Roman" w:hAnsi="Times New Roman" w:cs="Times New Roman"/>
          <w:sz w:val="24"/>
          <w:szCs w:val="24"/>
        </w:rPr>
        <w:t xml:space="preserve"> </w:t>
      </w:r>
      <w:r w:rsidR="00D6076E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D6076E" w:rsidRPr="00D6076E">
        <w:rPr>
          <w:rFonts w:ascii="Times New Roman" w:hAnsi="Times New Roman" w:cs="Times New Roman"/>
          <w:sz w:val="24"/>
          <w:szCs w:val="24"/>
        </w:rPr>
        <w:t>.</w:t>
      </w:r>
      <w:r w:rsidR="00C12A79" w:rsidRPr="00C12A79">
        <w:rPr>
          <w:rFonts w:ascii="Times New Roman" w:hAnsi="Times New Roman" w:cs="Times New Roman"/>
          <w:sz w:val="24"/>
          <w:szCs w:val="24"/>
        </w:rPr>
        <w:t xml:space="preserve"> [</w:t>
      </w:r>
      <w:r w:rsidR="00C12A79" w:rsidRPr="000F0910">
        <w:rPr>
          <w:rFonts w:ascii="Times New Roman" w:hAnsi="Times New Roman" w:cs="Times New Roman"/>
          <w:sz w:val="24"/>
          <w:szCs w:val="24"/>
        </w:rPr>
        <w:t>8</w:t>
      </w:r>
      <w:r w:rsidR="00C12A79" w:rsidRPr="00C12A79">
        <w:rPr>
          <w:rFonts w:ascii="Times New Roman" w:hAnsi="Times New Roman" w:cs="Times New Roman"/>
          <w:sz w:val="24"/>
          <w:szCs w:val="24"/>
        </w:rPr>
        <w:t>]</w:t>
      </w:r>
      <w:r w:rsidR="008E4099">
        <w:rPr>
          <w:rFonts w:ascii="Times New Roman" w:hAnsi="Times New Roman" w:cs="Times New Roman"/>
          <w:sz w:val="24"/>
          <w:szCs w:val="24"/>
        </w:rPr>
        <w:t xml:space="preserve"> и экстраполированные к значению электрического поля 0</w:t>
      </w:r>
      <w:r w:rsidR="008E4099" w:rsidRPr="00BF3ED7">
        <w:rPr>
          <w:rFonts w:ascii="Times New Roman" w:hAnsi="Times New Roman" w:cs="Times New Roman"/>
          <w:sz w:val="24"/>
          <w:szCs w:val="24"/>
        </w:rPr>
        <w:t>,</w:t>
      </w:r>
      <w:r w:rsidR="008E4099">
        <w:rPr>
          <w:rFonts w:ascii="Times New Roman" w:hAnsi="Times New Roman" w:cs="Times New Roman"/>
          <w:sz w:val="24"/>
          <w:szCs w:val="24"/>
        </w:rPr>
        <w:t>56 кВ</w:t>
      </w:r>
      <w:r w:rsidR="008E4099" w:rsidRPr="001121A9">
        <w:rPr>
          <w:rFonts w:ascii="Times New Roman" w:hAnsi="Times New Roman" w:cs="Times New Roman"/>
          <w:sz w:val="24"/>
          <w:szCs w:val="24"/>
        </w:rPr>
        <w:t>/</w:t>
      </w:r>
      <w:r w:rsidR="008E4099">
        <w:rPr>
          <w:rFonts w:ascii="Times New Roman" w:hAnsi="Times New Roman" w:cs="Times New Roman"/>
          <w:sz w:val="24"/>
          <w:szCs w:val="24"/>
        </w:rPr>
        <w:t>см. Кривая отображает предполагаемую энергетическую зависимость</w:t>
      </w:r>
      <w:r w:rsidR="00593ED0" w:rsidRPr="00593ED0">
        <w:rPr>
          <w:rFonts w:ascii="Times New Roman" w:hAnsi="Times New Roman" w:cs="Times New Roman"/>
          <w:sz w:val="24"/>
          <w:szCs w:val="24"/>
        </w:rPr>
        <w:t>.</w:t>
      </w:r>
    </w:p>
    <w:p w:rsidR="00A71FE6" w:rsidRDefault="00A71FE6" w:rsidP="003F5959">
      <w:pPr>
        <w:autoSpaceDE w:val="0"/>
        <w:autoSpaceDN w:val="0"/>
        <w:adjustRightInd w:val="0"/>
        <w:spacing w:after="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</w:p>
    <w:p w:rsidR="003F5959" w:rsidRDefault="003F5959" w:rsidP="003F595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90FF2">
        <w:rPr>
          <w:rFonts w:ascii="Times New Roman" w:eastAsiaTheme="minorEastAsia" w:hAnsi="Times New Roman" w:cs="Times New Roman"/>
          <w:sz w:val="24"/>
          <w:szCs w:val="24"/>
        </w:rPr>
        <w:t>Видно, что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ионизационный выход</w:t>
      </w:r>
      <w:r w:rsidR="00734CC0" w:rsidRPr="00734CC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34CC0">
        <w:rPr>
          <w:rFonts w:ascii="Times New Roman" w:eastAsiaTheme="minorEastAsia" w:hAnsi="Times New Roman" w:cs="Times New Roman"/>
          <w:sz w:val="24"/>
          <w:szCs w:val="24"/>
        </w:rPr>
        <w:t>может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34CC0">
        <w:rPr>
          <w:rFonts w:ascii="Times New Roman" w:eastAsiaTheme="minorEastAsia" w:hAnsi="Times New Roman" w:cs="Times New Roman"/>
          <w:sz w:val="24"/>
          <w:szCs w:val="24"/>
        </w:rPr>
        <w:t>зависеть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от энергии нетривиальным образом: ионизационный выход сначала уменьшается, а затем растет с энергией, проходя через минимум. Стоит отметить, что</w:t>
      </w:r>
      <w:r w:rsidR="00E00F04" w:rsidRPr="00E00F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подобная энергетическая зависимость</w:t>
      </w:r>
      <w:r w:rsidR="0052133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2133B" w:rsidRPr="0052133B">
        <w:rPr>
          <w:rFonts w:ascii="Times New Roman" w:eastAsiaTheme="minorEastAsia" w:hAnsi="Times New Roman" w:cs="Times New Roman"/>
          <w:sz w:val="24"/>
          <w:szCs w:val="24"/>
        </w:rPr>
        <w:t>ранее наблюдалась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для электронов отдачи в жидком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Ar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020870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7610B9" w:rsidRPr="007610B9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813389" w:rsidRPr="00E00F04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С другой стороны, энергетическая зависимость для ядер отдачи в жидком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Xe</w:t>
      </w:r>
      <w:r w:rsidRPr="001909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является монотонной в диапазоне от 1 до 300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keVnr</w:t>
      </w:r>
      <w:r w:rsidRPr="003A3CD1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7610B9" w:rsidRPr="00751380">
        <w:rPr>
          <w:rFonts w:ascii="Times New Roman" w:eastAsiaTheme="minorEastAsia" w:hAnsi="Times New Roman" w:cs="Times New Roman"/>
          <w:sz w:val="24"/>
          <w:szCs w:val="24"/>
        </w:rPr>
        <w:t>10</w:t>
      </w:r>
      <w:r w:rsidRPr="003A3CD1">
        <w:rPr>
          <w:rFonts w:ascii="Times New Roman" w:eastAsiaTheme="minorEastAsia" w:hAnsi="Times New Roman" w:cs="Times New Roman"/>
          <w:sz w:val="24"/>
          <w:szCs w:val="24"/>
        </w:rPr>
        <w:t>]</w:t>
      </w:r>
      <w:r w:rsidRPr="0019094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B25C1" w:rsidRDefault="003D00FE" w:rsidP="003B25C1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Чтобы решить вопрос о </w:t>
      </w:r>
      <w:r w:rsidR="00C151F1">
        <w:rPr>
          <w:rFonts w:ascii="Times New Roman" w:eastAsiaTheme="minorEastAsia" w:hAnsi="Times New Roman" w:cs="Times New Roman"/>
          <w:sz w:val="24"/>
          <w:szCs w:val="24"/>
        </w:rPr>
        <w:t xml:space="preserve">характере </w:t>
      </w:r>
      <w:r>
        <w:rPr>
          <w:rFonts w:ascii="Times New Roman" w:eastAsiaTheme="minorEastAsia" w:hAnsi="Times New Roman" w:cs="Times New Roman"/>
          <w:sz w:val="24"/>
          <w:szCs w:val="24"/>
        </w:rPr>
        <w:t>зависимости ионизационных выходов ядер от</w:t>
      </w:r>
      <w:r w:rsidR="000909ED">
        <w:rPr>
          <w:rFonts w:ascii="Times New Roman" w:eastAsiaTheme="minorEastAsia" w:hAnsi="Times New Roman" w:cs="Times New Roman"/>
          <w:sz w:val="24"/>
          <w:szCs w:val="24"/>
        </w:rPr>
        <w:t xml:space="preserve">дачи от энергии в </w:t>
      </w:r>
      <w:del w:id="17" w:author="Alexei Buzulutskov" w:date="2017-09-12T15:21:00Z">
        <w:r w:rsidR="000909ED" w:rsidDel="004F7532">
          <w:rPr>
            <w:rFonts w:ascii="Times New Roman" w:eastAsiaTheme="minorEastAsia" w:hAnsi="Times New Roman" w:cs="Times New Roman"/>
            <w:sz w:val="24"/>
            <w:szCs w:val="24"/>
          </w:rPr>
          <w:delText xml:space="preserve">данной </w:delText>
        </w:r>
      </w:del>
      <w:ins w:id="18" w:author="Alexei Buzulutskov" w:date="2017-09-12T15:21:00Z">
        <w:r w:rsidR="004F7532">
          <w:rPr>
            <w:rFonts w:ascii="Times New Roman" w:eastAsiaTheme="minorEastAsia" w:hAnsi="Times New Roman" w:cs="Times New Roman"/>
            <w:sz w:val="24"/>
            <w:szCs w:val="24"/>
          </w:rPr>
          <w:t>настоящей</w:t>
        </w:r>
        <w:r w:rsidR="004F7532">
          <w:rPr>
            <w:rFonts w:ascii="Times New Roman" w:eastAsiaTheme="minorEastAsia" w:hAnsi="Times New Roman" w:cs="Times New Roman"/>
            <w:sz w:val="24"/>
            <w:szCs w:val="24"/>
          </w:rPr>
          <w:t xml:space="preserve"> </w:t>
        </w:r>
      </w:ins>
      <w:r w:rsidR="000909ED">
        <w:rPr>
          <w:rFonts w:ascii="Times New Roman" w:eastAsiaTheme="minorEastAsia" w:hAnsi="Times New Roman" w:cs="Times New Roman"/>
          <w:sz w:val="24"/>
          <w:szCs w:val="24"/>
        </w:rPr>
        <w:t>работе</w:t>
      </w:r>
      <w:r w:rsidR="00C151F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предлагаются </w:t>
      </w:r>
      <w:r w:rsidR="00507149">
        <w:rPr>
          <w:rFonts w:ascii="Times New Roman" w:eastAsiaTheme="minorEastAsia" w:hAnsi="Times New Roman" w:cs="Times New Roman"/>
          <w:sz w:val="24"/>
          <w:szCs w:val="24"/>
        </w:rPr>
        <w:t>способы</w:t>
      </w:r>
      <w:r w:rsidR="00925D55">
        <w:rPr>
          <w:rFonts w:ascii="Times New Roman" w:eastAsiaTheme="minorEastAsia" w:hAnsi="Times New Roman" w:cs="Times New Roman"/>
          <w:sz w:val="24"/>
          <w:szCs w:val="24"/>
        </w:rPr>
        <w:t xml:space="preserve"> повышения светосбора сигналов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925D55">
        <w:rPr>
          <w:rFonts w:ascii="Times New Roman" w:hAnsi="Times New Roman" w:cs="Times New Roman"/>
          <w:sz w:val="24"/>
          <w:szCs w:val="24"/>
        </w:rPr>
        <w:t xml:space="preserve"> и </w:t>
      </w:r>
      <w:r w:rsidR="00925D5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925D5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25D55">
        <w:rPr>
          <w:rFonts w:ascii="Times New Roman" w:hAnsi="Times New Roman" w:cs="Times New Roman"/>
          <w:sz w:val="24"/>
          <w:szCs w:val="24"/>
        </w:rPr>
        <w:t xml:space="preserve"> </w:t>
      </w:r>
      <w:r w:rsidR="00F54741">
        <w:rPr>
          <w:rFonts w:ascii="Times New Roman" w:hAnsi="Times New Roman" w:cs="Times New Roman"/>
          <w:sz w:val="24"/>
          <w:szCs w:val="24"/>
        </w:rPr>
        <w:t>для реализации</w:t>
      </w:r>
      <w:r w:rsidR="0001301A">
        <w:rPr>
          <w:rFonts w:ascii="Times New Roman" w:hAnsi="Times New Roman" w:cs="Times New Roman"/>
          <w:sz w:val="24"/>
          <w:szCs w:val="24"/>
        </w:rPr>
        <w:t xml:space="preserve"> метода</w:t>
      </w:r>
      <w:r w:rsidR="00F54741">
        <w:rPr>
          <w:rFonts w:ascii="Times New Roman" w:hAnsi="Times New Roman" w:cs="Times New Roman"/>
          <w:sz w:val="24"/>
          <w:szCs w:val="24"/>
        </w:rPr>
        <w:t xml:space="preserve"> </w:t>
      </w:r>
      <w:r w:rsidR="0001301A">
        <w:rPr>
          <w:rFonts w:ascii="Times New Roman" w:hAnsi="Times New Roman" w:cs="Times New Roman"/>
          <w:sz w:val="24"/>
          <w:szCs w:val="24"/>
        </w:rPr>
        <w:t>двойного рассеяния нейтронов</w:t>
      </w:r>
      <w:r w:rsidR="00CB5A13">
        <w:rPr>
          <w:rFonts w:ascii="Times New Roman" w:hAnsi="Times New Roman" w:cs="Times New Roman"/>
          <w:sz w:val="24"/>
          <w:szCs w:val="24"/>
        </w:rPr>
        <w:t xml:space="preserve"> </w:t>
      </w:r>
      <w:r w:rsidR="00CB5A13" w:rsidRPr="00CB5A13">
        <w:rPr>
          <w:rFonts w:ascii="Times New Roman" w:hAnsi="Times New Roman" w:cs="Times New Roman"/>
          <w:sz w:val="24"/>
          <w:szCs w:val="24"/>
        </w:rPr>
        <w:t>[11], который мог бы</w:t>
      </w:r>
      <w:r w:rsidR="00EF2F83">
        <w:rPr>
          <w:rFonts w:ascii="Times New Roman" w:hAnsi="Times New Roman" w:cs="Times New Roman"/>
          <w:sz w:val="24"/>
          <w:szCs w:val="24"/>
        </w:rPr>
        <w:t xml:space="preserve"> позволит</w:t>
      </w:r>
      <w:r w:rsidR="00821E7C">
        <w:rPr>
          <w:rFonts w:ascii="Times New Roman" w:hAnsi="Times New Roman" w:cs="Times New Roman"/>
          <w:sz w:val="24"/>
          <w:szCs w:val="24"/>
        </w:rPr>
        <w:t>ь</w:t>
      </w:r>
      <w:r w:rsidR="00EF2F83">
        <w:rPr>
          <w:rFonts w:ascii="Times New Roman" w:hAnsi="Times New Roman" w:cs="Times New Roman"/>
          <w:sz w:val="24"/>
          <w:szCs w:val="24"/>
        </w:rPr>
        <w:t xml:space="preserve"> измерить ионизационные выходы для ядер отдачи с энергией ниже 233 кэВ.</w:t>
      </w:r>
    </w:p>
    <w:p w:rsidR="00B600AD" w:rsidRPr="004F36F2" w:rsidRDefault="002921E8" w:rsidP="00D32516">
      <w:pPr>
        <w:autoSpaceDE w:val="0"/>
        <w:autoSpaceDN w:val="0"/>
        <w:adjustRightInd w:val="0"/>
        <w:spacing w:after="0" w:line="360" w:lineRule="auto"/>
        <w:ind w:firstLine="284"/>
        <w:jc w:val="both"/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</w:pPr>
      <w:r w:rsidRPr="002921E8">
        <w:rPr>
          <w:rFonts w:ascii="Times New Roman" w:eastAsiaTheme="minorEastAsia" w:hAnsi="Times New Roman" w:cs="Times New Roman"/>
          <w:b/>
          <w:sz w:val="24"/>
          <w:szCs w:val="24"/>
        </w:rPr>
        <w:t xml:space="preserve">Изучение сигнала </w:t>
      </w:r>
      <w:r w:rsidRPr="002921E8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Pr="004F36F2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80714C" w:rsidRDefault="00B04DE2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F36F2">
        <w:rPr>
          <w:rFonts w:ascii="Times New Roman" w:eastAsiaTheme="minorEastAsia" w:hAnsi="Times New Roman" w:cs="Times New Roman"/>
          <w:b/>
          <w:sz w:val="24"/>
          <w:szCs w:val="24"/>
        </w:rPr>
        <w:tab/>
      </w:r>
      <w:r w:rsidR="002A5267">
        <w:rPr>
          <w:rFonts w:ascii="Times New Roman" w:eastAsiaTheme="minorEastAsia" w:hAnsi="Times New Roman" w:cs="Times New Roman"/>
          <w:sz w:val="24"/>
          <w:szCs w:val="24"/>
        </w:rPr>
        <w:t xml:space="preserve">Для измерения ионизационного выхода в жидком аргоне ранее </w:t>
      </w:r>
      <w:r w:rsidR="002A5267" w:rsidRPr="00EE1766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2A5267" w:rsidRPr="007046DF">
        <w:rPr>
          <w:rFonts w:ascii="Times New Roman" w:eastAsiaTheme="minorEastAsia" w:hAnsi="Times New Roman" w:cs="Times New Roman"/>
          <w:sz w:val="24"/>
          <w:szCs w:val="24"/>
        </w:rPr>
        <w:t>7, 8</w:t>
      </w:r>
      <w:r w:rsidR="002A5267" w:rsidRPr="00EE1766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2A5267">
        <w:rPr>
          <w:rFonts w:ascii="Times New Roman" w:eastAsiaTheme="minorEastAsia" w:hAnsi="Times New Roman" w:cs="Times New Roman"/>
          <w:sz w:val="24"/>
          <w:szCs w:val="24"/>
        </w:rPr>
        <w:t xml:space="preserve"> использовался метод вычитания спектров, чтобы отделить события с упругим рассеянием нейтрона от радиационного захвата нейтрона (с испусканием гамма-кванта).</w:t>
      </w:r>
      <w:r w:rsidR="00C112BB">
        <w:rPr>
          <w:rFonts w:ascii="Times New Roman" w:eastAsiaTheme="minorEastAsia" w:hAnsi="Times New Roman" w:cs="Times New Roman"/>
          <w:sz w:val="24"/>
          <w:szCs w:val="24"/>
        </w:rPr>
        <w:t xml:space="preserve"> Другая возможность заключается в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использовании соотношения между сигналами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1 </w:t>
      </w:r>
      <w:r w:rsidR="008002CF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8002C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 xml:space="preserve"> или соотношения между быстрой и медленной компонентой сигнала 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75AB4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75AB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653F3">
        <w:rPr>
          <w:rFonts w:ascii="Times New Roman" w:eastAsiaTheme="minorEastAsia" w:hAnsi="Times New Roman" w:cs="Times New Roman"/>
          <w:sz w:val="24"/>
          <w:szCs w:val="24"/>
        </w:rPr>
        <w:t xml:space="preserve">Наличие такого критерия позволит производить </w:t>
      </w:r>
      <w:r w:rsidR="00D653F3">
        <w:rPr>
          <w:rFonts w:ascii="Times New Roman" w:eastAsiaTheme="minorEastAsia" w:hAnsi="Times New Roman" w:cs="Times New Roman"/>
          <w:sz w:val="24"/>
          <w:szCs w:val="24"/>
        </w:rPr>
        <w:lastRenderedPageBreak/>
        <w:t>идентификацию типа события, что является необходимым условием для реализации измерения ионизационных выходов ядер отдачи методом двойного рассеяния нейтронов.</w:t>
      </w:r>
    </w:p>
    <w:p w:rsidR="001F420D" w:rsidRPr="00127A32" w:rsidRDefault="005938C2" w:rsidP="00AC44D7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938C2">
        <w:rPr>
          <w:rFonts w:ascii="Times New Roman" w:eastAsiaTheme="minorEastAsia" w:hAnsi="Times New Roman" w:cs="Times New Roman"/>
          <w:sz w:val="24"/>
          <w:szCs w:val="24"/>
        </w:rPr>
        <w:t>Для изучения сигнала S1 использовалась установка с двухфазным детектором, описанная в [8].</w:t>
      </w:r>
      <w:r w:rsidR="0002592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4D27EF" w:rsidRPr="009446CA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F75AD6"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осциллограмма сигнала от суммы четырех ФЭУ </w:t>
      </w:r>
      <w:r w:rsidR="001F420D">
        <w:rPr>
          <w:rFonts w:ascii="Times New Roman" w:eastAsiaTheme="minorEastAsia" w:hAnsi="Times New Roman" w:cs="Times New Roman"/>
          <w:sz w:val="24"/>
          <w:szCs w:val="24"/>
        </w:rPr>
        <w:t>при облучении детектора нейтронами.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Напряжение </w:t>
      </w:r>
      <w:r w:rsidR="00246F65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ФЭУ 800</w:t>
      </w:r>
      <w:r w:rsidR="00BF6D9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В</w:t>
      </w:r>
      <w:r w:rsidR="00E11D98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3B74B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51B5D" w:rsidRPr="00D07A10">
        <w:rPr>
          <w:rFonts w:ascii="Times New Roman" w:eastAsiaTheme="minorEastAsia" w:hAnsi="Times New Roman" w:cs="Times New Roman"/>
          <w:sz w:val="24"/>
          <w:szCs w:val="24"/>
        </w:rPr>
        <w:t xml:space="preserve">напряжение на делителе ЭЛ зазора </w:t>
      </w:r>
      <w:r w:rsidR="00A51B5D" w:rsidRPr="00A51B5D">
        <w:rPr>
          <w:rFonts w:ascii="Times New Roman" w:eastAsiaTheme="minorEastAsia" w:hAnsi="Times New Roman" w:cs="Times New Roman"/>
          <w:sz w:val="24"/>
          <w:szCs w:val="24"/>
          <w:lang w:val="en-US"/>
        </w:rPr>
        <w:t>V</w:t>
      </w:r>
      <w:r w:rsidR="00A51B5D" w:rsidRPr="00D07A1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0</w:t>
      </w:r>
      <w:r w:rsidR="00A51B5D" w:rsidRPr="00D07A10">
        <w:rPr>
          <w:rFonts w:ascii="Times New Roman" w:eastAsiaTheme="minorEastAsia" w:hAnsi="Times New Roman" w:cs="Times New Roman"/>
          <w:sz w:val="24"/>
          <w:szCs w:val="24"/>
        </w:rPr>
        <w:t xml:space="preserve"> = 14 кВ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На первом канале</w:t>
      </w:r>
      <w:r w:rsidR="00406A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06A02" w:rsidRPr="00406A02">
        <w:rPr>
          <w:rFonts w:ascii="Times New Roman" w:eastAsiaTheme="minorEastAsia" w:hAnsi="Times New Roman" w:cs="Times New Roman"/>
          <w:sz w:val="24"/>
          <w:szCs w:val="24"/>
        </w:rPr>
        <w:t>осциллографа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сигнал проходил через усилитель с временем формирования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 мкс, на 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третьем 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 xml:space="preserve">- с </w:t>
      </w:r>
      <w:r w:rsidR="00F1539E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2572F9">
        <w:rPr>
          <w:rFonts w:ascii="Times New Roman" w:eastAsiaTheme="minorEastAsia" w:hAnsi="Times New Roman" w:cs="Times New Roman"/>
          <w:sz w:val="24"/>
          <w:szCs w:val="24"/>
        </w:rPr>
        <w:t>00 нс.</w:t>
      </w:r>
      <w:r w:rsidR="00D90D5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45B2C" w:rsidRPr="00045B2C">
        <w:rPr>
          <w:rFonts w:ascii="Times New Roman" w:eastAsiaTheme="minorEastAsia" w:hAnsi="Times New Roman" w:cs="Times New Roman"/>
          <w:sz w:val="24"/>
          <w:szCs w:val="24"/>
        </w:rPr>
        <w:t>В качестве триггера использовался сигнал S</w:t>
      </w:r>
      <w:r w:rsidR="00045B2C" w:rsidRPr="007B4730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045B2C" w:rsidRPr="00045B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255C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="00045B2C" w:rsidRPr="00045B2C">
        <w:rPr>
          <w:rFonts w:ascii="Times New Roman" w:eastAsiaTheme="minorEastAsia" w:hAnsi="Times New Roman" w:cs="Times New Roman"/>
          <w:sz w:val="24"/>
          <w:szCs w:val="24"/>
        </w:rPr>
        <w:t>первом канале</w:t>
      </w:r>
      <w:r w:rsidR="00D90D5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2E007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F7FF7">
        <w:rPr>
          <w:rFonts w:ascii="Times New Roman" w:eastAsiaTheme="minorEastAsia" w:hAnsi="Times New Roman" w:cs="Times New Roman"/>
          <w:sz w:val="24"/>
          <w:szCs w:val="24"/>
        </w:rPr>
        <w:t xml:space="preserve">На третьем канале в центре осциллограммы виден короткий сигнал, который, очевидно, соответствует сигналу </w:t>
      </w:r>
      <w:r w:rsidR="002F7FF7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2F7FF7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2F7FF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A4F9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>Через</w:t>
      </w:r>
      <w:r w:rsidR="0094601E">
        <w:rPr>
          <w:rFonts w:ascii="Times New Roman" w:eastAsiaTheme="minorEastAsia" w:hAnsi="Times New Roman" w:cs="Times New Roman"/>
          <w:sz w:val="24"/>
          <w:szCs w:val="24"/>
        </w:rPr>
        <w:t xml:space="preserve"> время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 xml:space="preserve"> 15 мкс, </w:t>
      </w:r>
      <w:r w:rsidR="00135130">
        <w:rPr>
          <w:rFonts w:ascii="Times New Roman" w:eastAsiaTheme="minorEastAsia" w:hAnsi="Times New Roman" w:cs="Times New Roman"/>
          <w:sz w:val="24"/>
          <w:szCs w:val="24"/>
        </w:rPr>
        <w:t>соответствующ</w:t>
      </w:r>
      <w:r w:rsidR="0094601E">
        <w:rPr>
          <w:rFonts w:ascii="Times New Roman" w:eastAsiaTheme="minorEastAsia" w:hAnsi="Times New Roman" w:cs="Times New Roman"/>
          <w:sz w:val="24"/>
          <w:szCs w:val="24"/>
        </w:rPr>
        <w:t>ее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 xml:space="preserve"> времени дрейфа </w:t>
      </w:r>
      <w:r w:rsidR="001C7065">
        <w:rPr>
          <w:rFonts w:ascii="Times New Roman" w:eastAsiaTheme="minorEastAsia" w:hAnsi="Times New Roman" w:cs="Times New Roman"/>
          <w:sz w:val="24"/>
          <w:szCs w:val="24"/>
        </w:rPr>
        <w:t>ионизации через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 xml:space="preserve"> жидкость, расположен сигнал </w:t>
      </w:r>
      <w:r w:rsidR="003E430E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3E430E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2</w:t>
      </w:r>
      <w:r w:rsidR="003E430E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A10BC" w:rsidRPr="00C430EC" w:rsidRDefault="00847681" w:rsidP="00A046E8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Чтобы</w:t>
      </w:r>
      <w:r w:rsidR="00532297">
        <w:rPr>
          <w:rFonts w:ascii="Times New Roman" w:eastAsiaTheme="minorEastAsia" w:hAnsi="Times New Roman" w:cs="Times New Roman"/>
          <w:sz w:val="24"/>
          <w:szCs w:val="24"/>
        </w:rPr>
        <w:t xml:space="preserve"> корректно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выделить</w:t>
      </w:r>
      <w:r w:rsidR="004D1A7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сигналы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был 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>проведен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 xml:space="preserve"> другой</w:t>
      </w:r>
      <w:r w:rsidR="00D511A6">
        <w:rPr>
          <w:rFonts w:ascii="Times New Roman" w:eastAsiaTheme="minorEastAsia" w:hAnsi="Times New Roman" w:cs="Times New Roman"/>
          <w:sz w:val="24"/>
          <w:szCs w:val="24"/>
        </w:rPr>
        <w:t xml:space="preserve"> эксперимент 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с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источник</w:t>
      </w:r>
      <w:r w:rsidR="00452E61">
        <w:rPr>
          <w:rFonts w:ascii="Times New Roman" w:eastAsiaTheme="minorEastAsia" w:hAnsi="Times New Roman" w:cs="Times New Roman"/>
          <w:sz w:val="24"/>
          <w:szCs w:val="24"/>
        </w:rPr>
        <w:t>ом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 w:rsidRPr="00847681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</w:rPr>
        <w:t>Данный источник излучает позитрон, который при аннигиляции</w:t>
      </w:r>
      <w:r w:rsidR="004C537D">
        <w:rPr>
          <w:rFonts w:ascii="Times New Roman" w:eastAsiaTheme="minorEastAsia" w:hAnsi="Times New Roman" w:cs="Times New Roman"/>
          <w:sz w:val="24"/>
          <w:szCs w:val="24"/>
        </w:rPr>
        <w:t xml:space="preserve"> порождает два коллинеарных гамма-кванта с энергией 511 кэВ.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Один из них попадает в счетчик с</w:t>
      </w:r>
      <w:r w:rsidR="00C20C3E">
        <w:rPr>
          <w:rFonts w:ascii="Times New Roman" w:eastAsiaTheme="minorEastAsia" w:hAnsi="Times New Roman" w:cs="Times New Roman"/>
          <w:sz w:val="24"/>
          <w:szCs w:val="24"/>
        </w:rPr>
        <w:t>о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сцинтиллятором </w:t>
      </w:r>
      <w:r w:rsidR="00C430EC"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 w:rsidR="00C430EC" w:rsidRPr="00C430EC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>который дает триггерный сигнал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, а</w:t>
      </w:r>
      <w:r w:rsidR="00C430E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50067">
        <w:rPr>
          <w:rFonts w:ascii="Times New Roman" w:eastAsiaTheme="minorEastAsia" w:hAnsi="Times New Roman" w:cs="Times New Roman"/>
          <w:sz w:val="24"/>
          <w:szCs w:val="24"/>
        </w:rPr>
        <w:t>д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 xml:space="preserve">ругой попадает в детектор: см. Рис </w:t>
      </w:r>
      <w:r w:rsidR="004D27EF" w:rsidRPr="00C20C3E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DD0D8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04DE2" w:rsidRDefault="009721EB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3614400"/>
            <wp:effectExtent l="0" t="0" r="635" b="5715"/>
            <wp:docPr id="11" name="Рисунок 11" descr="D:\git_repositories\PhD_dark_matter_latex\ISC2017\Статья\Статья_v12\fig_jpeg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_repositories\PhD_dark_matter_latex\ISC2017\Статья\Статья_v12\fig_jpeg\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B90" w:rsidRDefault="00590B90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4D27EF" w:rsidRPr="00E94463">
        <w:rPr>
          <w:rFonts w:ascii="Times New Roman" w:eastAsiaTheme="minorEastAsia" w:hAnsi="Times New Roman" w:cs="Times New Roman"/>
          <w:sz w:val="24"/>
          <w:szCs w:val="24"/>
        </w:rPr>
        <w:t>2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3E50B1">
        <w:rPr>
          <w:rFonts w:ascii="Times New Roman" w:eastAsiaTheme="minorEastAsia" w:hAnsi="Times New Roman" w:cs="Times New Roman"/>
          <w:sz w:val="24"/>
          <w:szCs w:val="24"/>
        </w:rPr>
        <w:t>Осциллограмма сигнала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 xml:space="preserve"> от суммы четырех ФЭУ</w:t>
      </w:r>
      <w:r w:rsidR="00464C8A"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нейтронами</w:t>
      </w:r>
      <w:r w:rsidR="000F3F08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BE23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ins w:id="19" w:author="Alexei Buzulutskov" w:date="2017-09-12T15:23:00Z">
        <w:r w:rsidR="00E25E1C">
          <w:rPr>
            <w:rFonts w:ascii="Times New Roman" w:eastAsiaTheme="minorEastAsia" w:hAnsi="Times New Roman" w:cs="Times New Roman"/>
            <w:sz w:val="24"/>
            <w:szCs w:val="24"/>
          </w:rPr>
          <w:t>Показанные п</w:t>
        </w:r>
        <w:r w:rsidR="004F7532">
          <w:rPr>
            <w:rFonts w:ascii="Times New Roman" w:eastAsiaTheme="minorEastAsia" w:hAnsi="Times New Roman" w:cs="Times New Roman"/>
            <w:sz w:val="24"/>
            <w:szCs w:val="24"/>
          </w:rPr>
          <w:t>ервый (</w:t>
        </w:r>
        <w:r w:rsidR="004F7532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t>C</w:t>
        </w:r>
        <w:r w:rsidR="004F7532" w:rsidRPr="004F7532">
          <w:rPr>
            <w:rFonts w:ascii="Times New Roman" w:eastAsiaTheme="minorEastAsia" w:hAnsi="Times New Roman" w:cs="Times New Roman"/>
            <w:sz w:val="24"/>
            <w:szCs w:val="24"/>
            <w:rPrChange w:id="20" w:author="Alexei Buzulutskov" w:date="2017-09-12T15:23:00Z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rPrChange>
          </w:rPr>
          <w:t xml:space="preserve">1) </w:t>
        </w:r>
        <w:r w:rsidR="004F7532">
          <w:rPr>
            <w:rFonts w:ascii="Times New Roman" w:eastAsiaTheme="minorEastAsia" w:hAnsi="Times New Roman" w:cs="Times New Roman"/>
            <w:sz w:val="24"/>
            <w:szCs w:val="24"/>
          </w:rPr>
          <w:t>и третий (</w:t>
        </w:r>
        <w:r w:rsidR="004F7532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t>C</w:t>
        </w:r>
        <w:r w:rsidR="004F7532" w:rsidRPr="004F7532">
          <w:rPr>
            <w:rFonts w:ascii="Times New Roman" w:eastAsiaTheme="minorEastAsia" w:hAnsi="Times New Roman" w:cs="Times New Roman"/>
            <w:sz w:val="24"/>
            <w:szCs w:val="24"/>
            <w:rPrChange w:id="21" w:author="Alexei Buzulutskov" w:date="2017-09-12T15:23:00Z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rPrChange>
          </w:rPr>
          <w:t xml:space="preserve">3) </w:t>
        </w:r>
      </w:ins>
      <w:del w:id="22" w:author="Alexei Buzulutskov" w:date="2017-09-12T15:23:00Z">
        <w:r w:rsidR="00BE2383" w:rsidDel="004F7532">
          <w:rPr>
            <w:rFonts w:ascii="Times New Roman" w:eastAsiaTheme="minorEastAsia" w:hAnsi="Times New Roman" w:cs="Times New Roman"/>
            <w:sz w:val="24"/>
            <w:szCs w:val="24"/>
          </w:rPr>
          <w:delText>К</w:delText>
        </w:r>
      </w:del>
      <w:ins w:id="23" w:author="Alexei Buzulutskov" w:date="2017-09-12T15:23:00Z">
        <w:r w:rsidR="004F7532">
          <w:rPr>
            <w:rFonts w:ascii="Times New Roman" w:eastAsiaTheme="minorEastAsia" w:hAnsi="Times New Roman" w:cs="Times New Roman"/>
            <w:sz w:val="24"/>
            <w:szCs w:val="24"/>
          </w:rPr>
          <w:t>к</w:t>
        </w:r>
      </w:ins>
      <w:r w:rsidR="00BE2383">
        <w:rPr>
          <w:rFonts w:ascii="Times New Roman" w:eastAsiaTheme="minorEastAsia" w:hAnsi="Times New Roman" w:cs="Times New Roman"/>
          <w:sz w:val="24"/>
          <w:szCs w:val="24"/>
        </w:rPr>
        <w:t xml:space="preserve">аналы </w:t>
      </w:r>
      <w:ins w:id="24" w:author="Alexei Buzulutskov" w:date="2017-09-12T15:23:00Z">
        <w:r w:rsidR="00E25E1C">
          <w:rPr>
            <w:rFonts w:ascii="Times New Roman" w:eastAsiaTheme="minorEastAsia" w:hAnsi="Times New Roman" w:cs="Times New Roman"/>
            <w:sz w:val="24"/>
            <w:szCs w:val="24"/>
          </w:rPr>
          <w:t>ос</w:t>
        </w:r>
      </w:ins>
      <w:ins w:id="25" w:author="Alexei Buzulutskov" w:date="2017-09-12T15:24:00Z">
        <w:r w:rsidR="00E25E1C">
          <w:rPr>
            <w:rFonts w:ascii="Times New Roman" w:eastAsiaTheme="minorEastAsia" w:hAnsi="Times New Roman" w:cs="Times New Roman"/>
            <w:sz w:val="24"/>
            <w:szCs w:val="24"/>
          </w:rPr>
          <w:t>ц</w:t>
        </w:r>
      </w:ins>
      <w:ins w:id="26" w:author="Alexei Buzulutskov" w:date="2017-09-12T15:23:00Z">
        <w:r w:rsidR="00E25E1C">
          <w:rPr>
            <w:rFonts w:ascii="Times New Roman" w:eastAsiaTheme="minorEastAsia" w:hAnsi="Times New Roman" w:cs="Times New Roman"/>
            <w:sz w:val="24"/>
            <w:szCs w:val="24"/>
          </w:rPr>
          <w:t xml:space="preserve">иллографа </w:t>
        </w:r>
      </w:ins>
      <w:r w:rsidR="00BE2383">
        <w:rPr>
          <w:rFonts w:ascii="Times New Roman" w:eastAsiaTheme="minorEastAsia" w:hAnsi="Times New Roman" w:cs="Times New Roman"/>
          <w:sz w:val="24"/>
          <w:szCs w:val="24"/>
        </w:rPr>
        <w:t>отличаются временем формирования усилителя</w:t>
      </w:r>
    </w:p>
    <w:p w:rsidR="00DA3CE6" w:rsidRDefault="00DA3CE6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600000" cy="2275200"/>
            <wp:effectExtent l="0" t="0" r="635" b="0"/>
            <wp:docPr id="10" name="Рисунок 10" descr="D:\git_repositories\PhD_dark_matter_latex\ISC2017\Статья\Статья_v12\fig_jpe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2\fig_jpeg\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1EA" w:rsidRDefault="008011EA" w:rsidP="00EA7766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4D27EF" w:rsidRPr="00E94463">
        <w:rPr>
          <w:rFonts w:ascii="Times New Roman" w:eastAsiaTheme="minorEastAsia" w:hAnsi="Times New Roman" w:cs="Times New Roman"/>
          <w:sz w:val="24"/>
          <w:szCs w:val="24"/>
        </w:rPr>
        <w:t>3</w:t>
      </w:r>
      <w:r>
        <w:rPr>
          <w:rFonts w:ascii="Times New Roman" w:eastAsiaTheme="minorEastAsia" w:hAnsi="Times New Roman" w:cs="Times New Roman"/>
          <w:sz w:val="24"/>
          <w:szCs w:val="24"/>
        </w:rPr>
        <w:t>. Осциллограмм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ы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</w:t>
      </w:r>
      <w:r w:rsidR="00442A55">
        <w:rPr>
          <w:rFonts w:ascii="Times New Roman" w:eastAsiaTheme="minorEastAsia" w:hAnsi="Times New Roman" w:cs="Times New Roman"/>
          <w:sz w:val="24"/>
          <w:szCs w:val="24"/>
        </w:rPr>
        <w:t>ов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при облучении детектора </w:t>
      </w:r>
      <w:r w:rsidR="00FA3A87">
        <w:rPr>
          <w:rFonts w:ascii="Times New Roman" w:eastAsiaTheme="minorEastAsia" w:hAnsi="Times New Roman" w:cs="Times New Roman"/>
          <w:sz w:val="24"/>
          <w:szCs w:val="24"/>
        </w:rPr>
        <w:t xml:space="preserve">источником </w:t>
      </w:r>
      <w:r w:rsidR="00F53751" w:rsidRPr="00847681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22</w:t>
      </w:r>
      <w:r w:rsidR="00FA3A87">
        <w:rPr>
          <w:rFonts w:ascii="Times New Roman" w:eastAsiaTheme="minorEastAsia" w:hAnsi="Times New Roman" w:cs="Times New Roman"/>
          <w:sz w:val="24"/>
          <w:szCs w:val="24"/>
          <w:lang w:val="en-US"/>
        </w:rPr>
        <w:t>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Четвертый канал </w:t>
      </w:r>
      <w:ins w:id="27" w:author="Alexei Buzulutskov" w:date="2017-09-12T15:24:00Z">
        <w:r w:rsidR="00695A44">
          <w:rPr>
            <w:rFonts w:ascii="Times New Roman" w:eastAsiaTheme="minorEastAsia" w:hAnsi="Times New Roman" w:cs="Times New Roman"/>
            <w:sz w:val="24"/>
            <w:szCs w:val="24"/>
          </w:rPr>
          <w:t>(</w:t>
        </w:r>
        <w:r w:rsidR="00695A44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t xml:space="preserve">C4) </w:t>
        </w:r>
      </w:ins>
      <w:r w:rsidR="008C57A0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>сигнал с</w:t>
      </w:r>
      <w:r w:rsidR="000E69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E69E7">
        <w:rPr>
          <w:rFonts w:ascii="Times New Roman" w:eastAsiaTheme="minorEastAsia" w:hAnsi="Times New Roman" w:cs="Times New Roman"/>
          <w:sz w:val="24"/>
          <w:szCs w:val="24"/>
          <w:lang w:val="en-US"/>
        </w:rPr>
        <w:t>BGO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 xml:space="preserve"> счетчика. Третий канал </w:t>
      </w:r>
      <w:ins w:id="28" w:author="Alexei Buzulutskov" w:date="2017-09-12T15:24:00Z">
        <w:r w:rsidR="00695A44">
          <w:rPr>
            <w:rFonts w:ascii="Times New Roman" w:eastAsiaTheme="minorEastAsia" w:hAnsi="Times New Roman" w:cs="Times New Roman"/>
            <w:sz w:val="24"/>
            <w:szCs w:val="24"/>
            <w:lang w:val="en-US"/>
          </w:rPr>
          <w:t xml:space="preserve">(C3) </w:t>
        </w:r>
      </w:ins>
      <w:bookmarkStart w:id="29" w:name="_GoBack"/>
      <w:bookmarkEnd w:id="29"/>
      <w:r w:rsidR="00D11614">
        <w:rPr>
          <w:rFonts w:ascii="Times New Roman" w:eastAsiaTheme="minorEastAsia" w:hAnsi="Times New Roman" w:cs="Times New Roman"/>
          <w:sz w:val="24"/>
          <w:szCs w:val="24"/>
        </w:rPr>
        <w:t>–</w:t>
      </w:r>
      <w:r w:rsidR="008C57A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6646E">
        <w:rPr>
          <w:rFonts w:ascii="Times New Roman" w:eastAsiaTheme="minorEastAsia" w:hAnsi="Times New Roman" w:cs="Times New Roman"/>
          <w:sz w:val="24"/>
          <w:szCs w:val="24"/>
        </w:rPr>
        <w:t>сигнал</w:t>
      </w:r>
      <w:r w:rsidR="00D11614">
        <w:rPr>
          <w:rFonts w:ascii="Times New Roman" w:eastAsiaTheme="minorEastAsia" w:hAnsi="Times New Roman" w:cs="Times New Roman"/>
          <w:sz w:val="24"/>
          <w:szCs w:val="24"/>
        </w:rPr>
        <w:t xml:space="preserve"> от суммы четырех ФЭУ</w:t>
      </w:r>
      <w:r w:rsidR="00EB3F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99632C" w:rsidRPr="00715F8B" w:rsidRDefault="0099632C" w:rsidP="00BF6F1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 Рис. </w:t>
      </w:r>
      <w:r w:rsidR="009446CA" w:rsidRPr="009446CA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представлена гистограмма положения</w:t>
      </w:r>
      <w:r w:rsidR="00CD50F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сигналов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9D205F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времени триггера.</w:t>
      </w:r>
      <w:r w:rsidR="000A582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10B28">
        <w:rPr>
          <w:rFonts w:ascii="Times New Roman" w:eastAsiaTheme="minorEastAsia" w:hAnsi="Times New Roman" w:cs="Times New Roman"/>
          <w:sz w:val="24"/>
          <w:szCs w:val="24"/>
        </w:rPr>
        <w:t xml:space="preserve">Как можно заметить, в районе </w:t>
      </w:r>
      <w:r w:rsidR="00B34C89">
        <w:rPr>
          <w:rFonts w:ascii="Times New Roman" w:eastAsiaTheme="minorEastAsia" w:hAnsi="Times New Roman" w:cs="Times New Roman"/>
          <w:sz w:val="24"/>
          <w:szCs w:val="24"/>
        </w:rPr>
        <w:t>нуля есть пик.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 xml:space="preserve"> Значит, это действительно сигналы 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715F8B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715F8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11234" w:rsidRDefault="00357C92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2257200"/>
            <wp:effectExtent l="0" t="0" r="635" b="0"/>
            <wp:docPr id="12" name="Рисунок 12" descr="D:\git_repositories\PhD_dark_matter_latex\ISC2017\Статья\Статья_v12\fig_jpeg\time_m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_repositories\PhD_dark_matter_latex\ISC2017\Статья\Статья_v12\fig_jpeg\time_mo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FF8" w:rsidRDefault="00467FF8" w:rsidP="00357C9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446CA" w:rsidRPr="00E94463">
        <w:rPr>
          <w:rFonts w:ascii="Times New Roman" w:eastAsiaTheme="minorEastAsia" w:hAnsi="Times New Roman" w:cs="Times New Roman"/>
          <w:sz w:val="24"/>
          <w:szCs w:val="24"/>
        </w:rPr>
        <w:t>4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Положение вероятных сигналов 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13719A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13719A">
        <w:rPr>
          <w:rFonts w:ascii="Times New Roman" w:eastAsiaTheme="minorEastAsia" w:hAnsi="Times New Roman" w:cs="Times New Roman"/>
          <w:sz w:val="24"/>
          <w:szCs w:val="24"/>
        </w:rPr>
        <w:t xml:space="preserve"> относительно триггера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</w:p>
    <w:p w:rsidR="002909D0" w:rsidRDefault="00BD0019" w:rsidP="002909D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Анализ амплитудного спектра событий, находящихся в районе пика, показал, что амплитуд</w:t>
      </w:r>
      <w:r w:rsidR="00C357CE">
        <w:rPr>
          <w:rFonts w:ascii="Times New Roman" w:eastAsiaTheme="minorEastAsia" w:hAnsi="Times New Roman" w:cs="Times New Roman"/>
          <w:sz w:val="24"/>
          <w:szCs w:val="24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от 1 до 3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фотоэлектронов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 xml:space="preserve"> Такой амплитуды будет недостаточно </w:t>
      </w:r>
      <w:r w:rsidR="00F758C4">
        <w:rPr>
          <w:rFonts w:ascii="Times New Roman" w:eastAsiaTheme="minorEastAsia" w:hAnsi="Times New Roman" w:cs="Times New Roman"/>
          <w:sz w:val="24"/>
          <w:szCs w:val="24"/>
        </w:rPr>
        <w:t xml:space="preserve">для 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корректного использования критериев разделения</w:t>
      </w:r>
      <w:r w:rsidR="0004129E">
        <w:rPr>
          <w:rFonts w:ascii="Times New Roman" w:eastAsiaTheme="minorEastAsia" w:hAnsi="Times New Roman" w:cs="Times New Roman"/>
          <w:sz w:val="24"/>
          <w:szCs w:val="24"/>
        </w:rPr>
        <w:t xml:space="preserve"> нейтронов и гамма-квантов</w:t>
      </w:r>
      <w:r w:rsidR="009C331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2700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>Единственный выход заключается в модернизации установки и увеличени</w:t>
      </w:r>
      <w:r w:rsidR="00A614EC">
        <w:rPr>
          <w:rFonts w:ascii="Times New Roman" w:eastAsiaTheme="minorEastAsia" w:hAnsi="Times New Roman" w:cs="Times New Roman"/>
          <w:sz w:val="24"/>
          <w:szCs w:val="24"/>
        </w:rPr>
        <w:t>и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 xml:space="preserve"> светосбора сигнала 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312042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31204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537C1" w:rsidRPr="009D23E5" w:rsidRDefault="009814A7" w:rsidP="002909D0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П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>овышени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е</w:t>
      </w:r>
      <w:r w:rsidR="00B537C1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>
        <w:rPr>
          <w:rFonts w:ascii="Times New Roman" w:eastAsiaTheme="minorEastAsia" w:hAnsi="Times New Roman" w:cs="Times New Roman"/>
          <w:b/>
          <w:sz w:val="24"/>
          <w:szCs w:val="24"/>
        </w:rPr>
        <w:t>светосбора сигнала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S</w:t>
      </w:r>
      <w:r w:rsidR="004C4C4C" w:rsidRPr="004C4C4C">
        <w:rPr>
          <w:rFonts w:ascii="Times New Roman" w:eastAsiaTheme="minorEastAsia" w:hAnsi="Times New Roman" w:cs="Times New Roman"/>
          <w:b/>
          <w:sz w:val="24"/>
          <w:szCs w:val="24"/>
          <w:vertAlign w:val="subscript"/>
        </w:rPr>
        <w:t>1</w:t>
      </w:r>
    </w:p>
    <w:p w:rsidR="007129F8" w:rsidRDefault="00E836E9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Наиболее эффективный метод увеличения светосбора сигнала </w:t>
      </w:r>
      <w:r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Theme="minorEastAsia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заключается в расположении матрицы</w:t>
      </w:r>
      <w:r w:rsidRPr="00274DB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фотоприемников, в частности 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-матрицы, как сверху ЭЛ зазора, так и на дне </w:t>
      </w:r>
      <w:r>
        <w:rPr>
          <w:rFonts w:ascii="Times New Roman" w:hAnsi="Times New Roman" w:cs="Times New Roman"/>
          <w:sz w:val="24"/>
          <w:szCs w:val="24"/>
        </w:rPr>
        <w:t>детектора.</w:t>
      </w:r>
      <w:r w:rsidR="00EF6812">
        <w:rPr>
          <w:rFonts w:ascii="Times New Roman" w:hAnsi="Times New Roman" w:cs="Times New Roman"/>
          <w:sz w:val="24"/>
          <w:szCs w:val="24"/>
        </w:rPr>
        <w:t xml:space="preserve"> </w:t>
      </w:r>
      <w:r w:rsidR="00944334">
        <w:rPr>
          <w:rFonts w:ascii="Times New Roman" w:hAnsi="Times New Roman" w:cs="Times New Roman"/>
          <w:sz w:val="24"/>
          <w:szCs w:val="24"/>
        </w:rPr>
        <w:t>Для покрытия активной области 10</w:t>
      </w:r>
      <w:r w:rsidR="00944334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44334">
        <w:rPr>
          <w:rFonts w:ascii="Times New Roman" w:hAnsi="Times New Roman" w:cs="Times New Roman"/>
          <w:sz w:val="24"/>
          <w:szCs w:val="24"/>
        </w:rPr>
        <w:t>10 см</w:t>
      </w:r>
      <w:r w:rsidR="00944334" w:rsidRPr="00EF6812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944334">
        <w:rPr>
          <w:rFonts w:ascii="Times New Roman" w:hAnsi="Times New Roman" w:cs="Times New Roman"/>
          <w:sz w:val="24"/>
          <w:szCs w:val="24"/>
        </w:rPr>
        <w:t xml:space="preserve"> можно использовать матрицу </w:t>
      </w:r>
      <w:r w:rsidR="00944334">
        <w:rPr>
          <w:rFonts w:ascii="Times New Roman" w:eastAsiaTheme="minorEastAsia" w:hAnsi="Times New Roman" w:cs="Times New Roman"/>
          <w:sz w:val="24"/>
          <w:szCs w:val="24"/>
        </w:rPr>
        <w:t xml:space="preserve">размером 12х12 элементов, составленную из кремниевых фотоумножителей </w:t>
      </w:r>
      <w:r w:rsidR="00944334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="00944334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</w:t>
      </w:r>
      <w:r w:rsidR="00944334">
        <w:rPr>
          <w:rFonts w:ascii="Times New Roman" w:eastAsiaTheme="minorEastAsia" w:hAnsi="Times New Roman" w:cs="Times New Roman"/>
          <w:sz w:val="24"/>
          <w:szCs w:val="24"/>
          <w:lang w:val="en-US"/>
        </w:rPr>
        <w:t>PE</w:t>
      </w:r>
      <w:r w:rsidR="00FB7A5D">
        <w:rPr>
          <w:rFonts w:ascii="Times New Roman" w:hAnsi="Times New Roman" w:cs="Times New Roman"/>
          <w:sz w:val="24"/>
          <w:szCs w:val="24"/>
        </w:rPr>
        <w:t xml:space="preserve"> </w:t>
      </w:r>
      <w:r w:rsidR="00840D5E">
        <w:rPr>
          <w:rFonts w:ascii="Times New Roman" w:hAnsi="Times New Roman" w:cs="Times New Roman"/>
          <w:sz w:val="24"/>
          <w:szCs w:val="24"/>
        </w:rPr>
        <w:t xml:space="preserve">Одна из проблем заключается в большом количестве используемых каналов </w:t>
      </w:r>
      <w:r w:rsidR="00840D5E">
        <w:rPr>
          <w:rFonts w:ascii="Times New Roman" w:hAnsi="Times New Roman" w:cs="Times New Roman"/>
          <w:sz w:val="24"/>
          <w:szCs w:val="24"/>
          <w:lang w:val="en-US"/>
        </w:rPr>
        <w:t>SiPM</w:t>
      </w:r>
      <w:r w:rsidR="003F3395">
        <w:rPr>
          <w:rFonts w:ascii="Times New Roman" w:hAnsi="Times New Roman" w:cs="Times New Roman"/>
          <w:sz w:val="24"/>
          <w:szCs w:val="24"/>
        </w:rPr>
        <w:t>.</w:t>
      </w:r>
      <w:r w:rsidR="001D41C1">
        <w:rPr>
          <w:rFonts w:ascii="Times New Roman" w:hAnsi="Times New Roman" w:cs="Times New Roman"/>
          <w:sz w:val="24"/>
          <w:szCs w:val="24"/>
        </w:rPr>
        <w:t xml:space="preserve"> </w:t>
      </w:r>
      <w:r w:rsidR="00D40206">
        <w:rPr>
          <w:rFonts w:ascii="Times New Roman" w:hAnsi="Times New Roman" w:cs="Times New Roman"/>
          <w:sz w:val="24"/>
          <w:szCs w:val="24"/>
        </w:rPr>
        <w:t xml:space="preserve">Для </w:t>
      </w:r>
      <w:r w:rsidR="00D40206">
        <w:rPr>
          <w:rFonts w:ascii="Times New Roman" w:hAnsi="Times New Roman" w:cs="Times New Roman"/>
          <w:sz w:val="24"/>
          <w:szCs w:val="24"/>
        </w:rPr>
        <w:lastRenderedPageBreak/>
        <w:t>решения проблемы каждые 9 элементов матрицы</w:t>
      </w:r>
      <w:r w:rsidR="00ED2213">
        <w:rPr>
          <w:rFonts w:ascii="Times New Roman" w:hAnsi="Times New Roman" w:cs="Times New Roman"/>
          <w:sz w:val="24"/>
          <w:szCs w:val="24"/>
        </w:rPr>
        <w:t xml:space="preserve"> </w:t>
      </w:r>
      <w:r w:rsidR="00FB3DFC">
        <w:rPr>
          <w:rFonts w:ascii="Times New Roman" w:hAnsi="Times New Roman" w:cs="Times New Roman"/>
          <w:sz w:val="24"/>
          <w:szCs w:val="24"/>
        </w:rPr>
        <w:t>будут</w:t>
      </w:r>
      <w:r w:rsidR="00ED2213">
        <w:rPr>
          <w:rFonts w:ascii="Times New Roman" w:hAnsi="Times New Roman" w:cs="Times New Roman"/>
          <w:sz w:val="24"/>
          <w:szCs w:val="24"/>
        </w:rPr>
        <w:t xml:space="preserve"> </w:t>
      </w:r>
      <w:r w:rsidR="00FB3DFC">
        <w:rPr>
          <w:rFonts w:ascii="Times New Roman" w:hAnsi="Times New Roman" w:cs="Times New Roman"/>
          <w:sz w:val="24"/>
          <w:szCs w:val="24"/>
        </w:rPr>
        <w:t xml:space="preserve">объединяться </w:t>
      </w:r>
      <w:r w:rsidR="00D40206">
        <w:rPr>
          <w:rFonts w:ascii="Times New Roman" w:hAnsi="Times New Roman" w:cs="Times New Roman"/>
          <w:sz w:val="24"/>
          <w:szCs w:val="24"/>
        </w:rPr>
        <w:t>в один канал</w:t>
      </w:r>
      <w:r w:rsidR="00041619">
        <w:rPr>
          <w:rFonts w:ascii="Times New Roman" w:hAnsi="Times New Roman" w:cs="Times New Roman"/>
          <w:sz w:val="24"/>
          <w:szCs w:val="24"/>
        </w:rPr>
        <w:t xml:space="preserve"> при помощи параллельно-последовательно</w:t>
      </w:r>
      <w:r w:rsidR="00340A5A">
        <w:rPr>
          <w:rFonts w:ascii="Times New Roman" w:hAnsi="Times New Roman" w:cs="Times New Roman"/>
          <w:sz w:val="24"/>
          <w:szCs w:val="24"/>
        </w:rPr>
        <w:t>го</w:t>
      </w:r>
      <w:r w:rsidR="00041619">
        <w:rPr>
          <w:rFonts w:ascii="Times New Roman" w:hAnsi="Times New Roman" w:cs="Times New Roman"/>
          <w:sz w:val="24"/>
          <w:szCs w:val="24"/>
        </w:rPr>
        <w:t xml:space="preserve"> подключения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: см. </w:t>
      </w:r>
      <w:r w:rsidR="0056189E">
        <w:rPr>
          <w:rFonts w:ascii="Times New Roman" w:eastAsiaTheme="minorEastAsia" w:hAnsi="Times New Roman" w:cs="Times New Roman"/>
          <w:sz w:val="24"/>
          <w:szCs w:val="24"/>
        </w:rPr>
        <w:t xml:space="preserve">Рис </w:t>
      </w:r>
      <w:r w:rsidR="00945F9F" w:rsidRPr="00C4783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 xml:space="preserve"> и Рис. </w:t>
      </w:r>
      <w:r w:rsidR="00945F9F" w:rsidRPr="00C47836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A232A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47836" w:rsidRDefault="00C47836" w:rsidP="00796C6D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Была проведена серия тестов с последовательным и параллельным подключением двух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</w:t>
      </w:r>
      <w:r w:rsidR="0034227F">
        <w:rPr>
          <w:rFonts w:ascii="Times New Roman" w:eastAsiaTheme="minorEastAsia" w:hAnsi="Times New Roman" w:cs="Times New Roman"/>
          <w:sz w:val="24"/>
          <w:szCs w:val="24"/>
          <w:lang w:val="en-US"/>
        </w:rPr>
        <w:t>PE</w:t>
      </w:r>
      <w:r w:rsidR="0034227F">
        <w:rPr>
          <w:rFonts w:ascii="Times New Roman" w:eastAsiaTheme="minorEastAsia" w:hAnsi="Times New Roman" w:cs="Times New Roman"/>
          <w:sz w:val="24"/>
          <w:szCs w:val="24"/>
        </w:rPr>
        <w:t>, погруженных в жидкий азот</w:t>
      </w:r>
      <w:r w:rsidR="006B05A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24917">
        <w:rPr>
          <w:rFonts w:ascii="Times New Roman" w:eastAsiaTheme="minorEastAsia" w:hAnsi="Times New Roman" w:cs="Times New Roman"/>
          <w:sz w:val="24"/>
          <w:szCs w:val="24"/>
        </w:rPr>
        <w:t xml:space="preserve"> Наблюдалась стабильная работа</w:t>
      </w:r>
      <w:r w:rsidR="00F520CC">
        <w:rPr>
          <w:rFonts w:ascii="Times New Roman" w:eastAsiaTheme="minorEastAsia" w:hAnsi="Times New Roman" w:cs="Times New Roman"/>
          <w:sz w:val="24"/>
          <w:szCs w:val="24"/>
        </w:rPr>
        <w:t xml:space="preserve"> в обоих случаях. Подробное описание изменения характеристик сигнала в зависимости от типа подключения будет приведено в следующих статьях.</w:t>
      </w:r>
    </w:p>
    <w:p w:rsidR="00901025" w:rsidRDefault="00901025" w:rsidP="00901025">
      <w:pPr>
        <w:autoSpaceDE w:val="0"/>
        <w:autoSpaceDN w:val="0"/>
        <w:adjustRightInd w:val="0"/>
        <w:spacing w:before="60" w:after="60" w:line="360" w:lineRule="auto"/>
        <w:ind w:firstLine="284"/>
        <w:jc w:val="center"/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00000" cy="2221200"/>
            <wp:effectExtent l="0" t="0" r="635" b="8255"/>
            <wp:docPr id="6" name="Рисунок 6" descr="D:\git_repositories\PhD_dark_matter_latex\ISC2017\Статья\Статья_v1\fig_jpeg\IMG_20170619_162303 (1) -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IMG_20170619_162303 (1) - копия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902" w:rsidRPr="007D275F" w:rsidRDefault="00367902" w:rsidP="00367902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45F9F" w:rsidRPr="00E94463">
        <w:rPr>
          <w:rFonts w:ascii="Times New Roman" w:eastAsiaTheme="minorEastAsia" w:hAnsi="Times New Roman" w:cs="Times New Roman"/>
          <w:sz w:val="24"/>
          <w:szCs w:val="24"/>
        </w:rPr>
        <w:t>5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455D39">
        <w:rPr>
          <w:rFonts w:ascii="Times New Roman" w:eastAsiaTheme="minorEastAsia" w:hAnsi="Times New Roman" w:cs="Times New Roman"/>
          <w:sz w:val="24"/>
          <w:szCs w:val="24"/>
        </w:rPr>
        <w:t>Матрица размером 12 на 12 элементов</w:t>
      </w:r>
      <w:r w:rsidR="008D4B8E">
        <w:rPr>
          <w:rFonts w:ascii="Times New Roman" w:eastAsiaTheme="minorEastAsia" w:hAnsi="Times New Roman" w:cs="Times New Roman"/>
          <w:sz w:val="24"/>
          <w:szCs w:val="24"/>
        </w:rPr>
        <w:t xml:space="preserve">, составленная из </w:t>
      </w:r>
      <w:r w:rsidR="008D4B8E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="007D275F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S13360-6050</w:t>
      </w:r>
      <w:r w:rsidR="004818B5">
        <w:rPr>
          <w:rFonts w:ascii="Times New Roman" w:eastAsiaTheme="minorEastAsia" w:hAnsi="Times New Roman" w:cs="Times New Roman"/>
          <w:sz w:val="24"/>
          <w:szCs w:val="24"/>
          <w:lang w:val="en-US"/>
        </w:rPr>
        <w:t>PE</w:t>
      </w:r>
      <w:r w:rsidR="008D4B8E" w:rsidRPr="007D275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D275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160000" cy="2908800"/>
            <wp:effectExtent l="0" t="0" r="0" b="6350"/>
            <wp:docPr id="13" name="Рисунок 13" descr="D:\git_repositories\PhD_dark_matter_latex\ISC2017\Статья\Статья_v1\fig_jpeg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_repositories\PhD_dark_matter_latex\ISC2017\Статья\Статья_v1\fig_jpeg\Screenshot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526" w:rsidRDefault="00947867" w:rsidP="001E0C63">
      <w:pPr>
        <w:autoSpaceDE w:val="0"/>
        <w:autoSpaceDN w:val="0"/>
        <w:adjustRightInd w:val="0"/>
        <w:spacing w:before="60" w:after="60" w:line="360" w:lineRule="auto"/>
        <w:ind w:firstLine="284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C56EFB" w:rsidRPr="00E94463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762F6A">
        <w:rPr>
          <w:rFonts w:ascii="Times New Roman" w:eastAsiaTheme="minorEastAsia" w:hAnsi="Times New Roman" w:cs="Times New Roman"/>
          <w:sz w:val="24"/>
          <w:szCs w:val="24"/>
        </w:rPr>
        <w:t xml:space="preserve">. Электрическая схема соединения </w:t>
      </w:r>
      <w:r w:rsidR="001E0C63">
        <w:rPr>
          <w:rFonts w:ascii="Times New Roman" w:eastAsiaTheme="minorEastAsia" w:hAnsi="Times New Roman" w:cs="Times New Roman"/>
          <w:sz w:val="24"/>
          <w:szCs w:val="24"/>
        </w:rPr>
        <w:t>элементов матрицы</w:t>
      </w:r>
    </w:p>
    <w:p w:rsidR="009B0B24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  <w:lang w:val="en-US"/>
        </w:rPr>
        <w:t>THGEM</w:t>
      </w:r>
      <w:r w:rsidRPr="00593ED0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повышенной прозрачности</w:t>
      </w:r>
    </w:p>
    <w:p w:rsidR="00316192" w:rsidRPr="007E15E1" w:rsidRDefault="00E2223F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На данный момент в установке расположены два</w:t>
      </w:r>
      <w:r w:rsidR="00712D05" w:rsidRPr="00712D0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12D05">
        <w:rPr>
          <w:rFonts w:ascii="Times New Roman" w:eastAsiaTheme="minorEastAsia" w:hAnsi="Times New Roman" w:cs="Times New Roman"/>
          <w:sz w:val="24"/>
          <w:szCs w:val="24"/>
        </w:rPr>
        <w:t>толстых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газовых</w:t>
      </w:r>
      <w:r w:rsidR="00712D05">
        <w:rPr>
          <w:rFonts w:ascii="Times New Roman" w:eastAsiaTheme="minorEastAsia" w:hAnsi="Times New Roman" w:cs="Times New Roman"/>
          <w:sz w:val="24"/>
          <w:szCs w:val="24"/>
        </w:rPr>
        <w:t xml:space="preserve"> электронных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умножителя</w:t>
      </w:r>
      <w:r w:rsidR="004F7DC4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1, которые </w:t>
      </w:r>
      <w:r w:rsidR="004F7DC4">
        <w:rPr>
          <w:rFonts w:ascii="Times New Roman" w:eastAsiaTheme="minorEastAsia" w:hAnsi="Times New Roman" w:cs="Times New Roman"/>
          <w:sz w:val="24"/>
          <w:szCs w:val="24"/>
        </w:rPr>
        <w:t>используются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в качестве электродов</w:t>
      </w:r>
      <w:r w:rsidR="00ED7F3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D7F39" w:rsidRPr="00ED7F39">
        <w:rPr>
          <w:rFonts w:ascii="Times New Roman" w:eastAsiaTheme="minorEastAsia" w:hAnsi="Times New Roman" w:cs="Times New Roman"/>
          <w:sz w:val="24"/>
          <w:szCs w:val="24"/>
        </w:rPr>
        <w:t>ЭЛ зазора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Геометрическая прозрачность обоих </w:t>
      </w:r>
      <w:r w:rsidR="003A0675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3A0675">
        <w:rPr>
          <w:rFonts w:ascii="Times New Roman" w:eastAsiaTheme="minorEastAsia" w:hAnsi="Times New Roman" w:cs="Times New Roman"/>
          <w:sz w:val="24"/>
          <w:szCs w:val="24"/>
        </w:rPr>
        <w:t xml:space="preserve"> составляет 27%</w:t>
      </w:r>
      <w:r w:rsidR="0040046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446433" w:rsidRPr="0044643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t xml:space="preserve">Для увеличения светосбора </w:t>
      </w:r>
      <w:r w:rsidR="00446433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446433" w:rsidRPr="00274DBD">
        <w:rPr>
          <w:rFonts w:ascii="Times New Roman" w:eastAsiaTheme="minorEastAsia" w:hAnsi="Times New Roman" w:cs="Times New Roman"/>
          <w:sz w:val="24"/>
          <w:szCs w:val="24"/>
        </w:rPr>
        <w:t xml:space="preserve">2 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t xml:space="preserve">сигнала, регистрируемого из ЭЛ зазора с помощью верхней </w:t>
      </w:r>
      <w:r w:rsidR="00446433">
        <w:rPr>
          <w:rFonts w:ascii="Times New Roman" w:eastAsiaTheme="minorEastAsia" w:hAnsi="Times New Roman" w:cs="Times New Roman"/>
          <w:sz w:val="24"/>
          <w:szCs w:val="24"/>
          <w:lang w:val="en-US"/>
        </w:rPr>
        <w:t>SiPM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t xml:space="preserve">-матрицы, планируется 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заменить </w:t>
      </w:r>
      <w:r w:rsidR="00446433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46433">
        <w:rPr>
          <w:rFonts w:ascii="Times New Roman" w:eastAsiaTheme="minorEastAsia" w:hAnsi="Times New Roman" w:cs="Times New Roman"/>
          <w:sz w:val="24"/>
          <w:szCs w:val="24"/>
        </w:rPr>
        <w:t>1 на</w:t>
      </w:r>
      <w:r w:rsidR="00000475">
        <w:rPr>
          <w:rFonts w:ascii="Times New Roman" w:eastAsiaTheme="minorEastAsia" w:hAnsi="Times New Roman" w:cs="Times New Roman"/>
          <w:sz w:val="24"/>
          <w:szCs w:val="24"/>
        </w:rPr>
        <w:t xml:space="preserve"> аналогичный, но с большим диаметром отверстий</w:t>
      </w:r>
      <w:r w:rsidR="00473E1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5E0C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Кроме того, замена </w:t>
      </w:r>
      <w:r w:rsidR="002D6BFF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0 и </w:t>
      </w:r>
      <w:r w:rsidR="002D6BFF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1 на более прозрачные позволит повысить светосбор и для сигнала </w:t>
      </w:r>
      <w:r w:rsidR="002D6BFF" w:rsidRPr="008002CF">
        <w:rPr>
          <w:rFonts w:ascii="Times New Roman" w:eastAsiaTheme="minorEastAsia" w:hAnsi="Times New Roman" w:cs="Times New Roman"/>
          <w:sz w:val="24"/>
          <w:szCs w:val="24"/>
          <w:lang w:val="en-US"/>
        </w:rPr>
        <w:t>S</w:t>
      </w:r>
      <w:r w:rsidR="002D6BFF" w:rsidRPr="008002CF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1</w:t>
      </w:r>
      <w:r w:rsidR="002D6BFF">
        <w:rPr>
          <w:rFonts w:ascii="Times New Roman" w:eastAsiaTheme="minorEastAsia" w:hAnsi="Times New Roman" w:cs="Times New Roman"/>
          <w:sz w:val="24"/>
          <w:szCs w:val="24"/>
        </w:rPr>
        <w:t xml:space="preserve"> на верхнюю матрицу</w:t>
      </w:r>
      <w:r w:rsidR="00A71DD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2223F" w:rsidRDefault="00251D88" w:rsidP="00EF5CD3">
      <w:pPr>
        <w:autoSpaceDE w:val="0"/>
        <w:autoSpaceDN w:val="0"/>
        <w:adjustRightInd w:val="0"/>
        <w:spacing w:before="60" w:after="60" w:line="360" w:lineRule="auto"/>
        <w:ind w:left="360" w:firstLine="348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51D88">
        <w:rPr>
          <w:rFonts w:ascii="Times New Roman" w:eastAsiaTheme="minorEastAsia" w:hAnsi="Times New Roman" w:cs="Times New Roman"/>
          <w:sz w:val="24"/>
          <w:szCs w:val="24"/>
        </w:rPr>
        <w:t xml:space="preserve">Для этих целей </w:t>
      </w:r>
      <w:r>
        <w:rPr>
          <w:rFonts w:ascii="Times New Roman" w:eastAsiaTheme="minorEastAsia" w:hAnsi="Times New Roman" w:cs="Times New Roman"/>
          <w:sz w:val="24"/>
          <w:szCs w:val="24"/>
        </w:rPr>
        <w:t>б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ыли изготовлены </w:t>
      </w:r>
      <w:r w:rsidR="00987B69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9F045A" w:rsidRPr="009F045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>четырех разных типов: с толщиной 0.5 мм</w:t>
      </w:r>
      <w:r w:rsidR="000374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>или 1 мм</w:t>
      </w:r>
      <w:r w:rsidR="00987B69" w:rsidRPr="00987B69">
        <w:rPr>
          <w:rFonts w:ascii="Times New Roman" w:eastAsiaTheme="minorEastAsia" w:hAnsi="Times New Roman" w:cs="Times New Roman"/>
          <w:sz w:val="24"/>
          <w:szCs w:val="24"/>
        </w:rPr>
        <w:t>;</w:t>
      </w:r>
      <w:r w:rsidR="00987B6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 или 75%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 xml:space="preserve"> (см. Рис. </w:t>
      </w:r>
      <w:r w:rsidR="00831F66" w:rsidRPr="00E94463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31F66" w:rsidRPr="00E94463">
        <w:rPr>
          <w:rFonts w:ascii="Times New Roman" w:eastAsiaTheme="minorEastAsia" w:hAnsi="Times New Roman" w:cs="Times New Roman"/>
          <w:sz w:val="24"/>
          <w:szCs w:val="24"/>
        </w:rPr>
        <w:t>8</w:t>
      </w:r>
      <w:r w:rsidR="00690C0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831F66" w:rsidRPr="00E94463">
        <w:rPr>
          <w:rFonts w:ascii="Times New Roman" w:eastAsiaTheme="minorEastAsia" w:hAnsi="Times New Roman" w:cs="Times New Roman"/>
          <w:sz w:val="24"/>
          <w:szCs w:val="24"/>
        </w:rPr>
        <w:t>9</w:t>
      </w:r>
      <w:r w:rsidR="0015135D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 xml:space="preserve"> В дальнейшем будут проведены испытания и выбран </w:t>
      </w:r>
      <w:r w:rsidR="00C0100D"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C0100D">
        <w:rPr>
          <w:rFonts w:ascii="Times New Roman" w:eastAsiaTheme="minorEastAsia" w:hAnsi="Times New Roman" w:cs="Times New Roman"/>
          <w:sz w:val="24"/>
          <w:szCs w:val="24"/>
        </w:rPr>
        <w:t>, обладающий оптимальным соотношением между прозрачностью и механической прочностью.</w:t>
      </w:r>
    </w:p>
    <w:p w:rsidR="00F630A5" w:rsidRDefault="000F43E6" w:rsidP="000F43E6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0000" cy="2156400"/>
            <wp:effectExtent l="0" t="0" r="0" b="0"/>
            <wp:docPr id="17" name="Рисунок 17" descr="D:\git_repositories\PhD_dark_matter_latex\ISC2017\Статья\Статья_v1\fig_jpeg\27%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repositories\PhD_dark_matter_latex\ISC2017\Статья\Статья_v1\fig_jpeg\27%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87" w:rsidRDefault="004E6487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E94463">
        <w:rPr>
          <w:rFonts w:ascii="Times New Roman" w:eastAsiaTheme="minorEastAsia" w:hAnsi="Times New Roman" w:cs="Times New Roman"/>
          <w:sz w:val="24"/>
          <w:szCs w:val="24"/>
        </w:rPr>
        <w:t>7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F530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27%</w:t>
      </w:r>
    </w:p>
    <w:p w:rsidR="009C7179" w:rsidRPr="00D72F44" w:rsidRDefault="009C7179" w:rsidP="004E648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1D553F" w:rsidRDefault="001D553F" w:rsidP="001D553F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80000" cy="2156400"/>
            <wp:effectExtent l="0" t="0" r="0" b="0"/>
            <wp:docPr id="16" name="Рисунок 16" descr="W:\Equipment\GEM\GEM stady\Electroconnect 2017\B_Vii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:\Equipment\GEM\GEM stady\Electroconnect 2017\B_Vii\1-000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9AB" w:rsidRDefault="003529AB" w:rsidP="00457C6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E94463">
        <w:rPr>
          <w:rFonts w:ascii="Times New Roman" w:eastAsiaTheme="minorEastAsia" w:hAnsi="Times New Roman" w:cs="Times New Roman"/>
          <w:sz w:val="24"/>
          <w:szCs w:val="24"/>
        </w:rPr>
        <w:t>8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4F530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48%</w:t>
      </w:r>
    </w:p>
    <w:p w:rsidR="00457C6B" w:rsidRDefault="00457C6B" w:rsidP="00457C6B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BD7A27" w:rsidRDefault="00BD7A27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80000" cy="2160000"/>
            <wp:effectExtent l="0" t="0" r="0" b="0"/>
            <wp:docPr id="15" name="Рисунок 15" descr="W:\Equipment\GEM\GEM stady\Electroconnect 2017\B_iV\1-0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:\Equipment\GEM\GEM stady\Electroconnect 2017\B_iV\1-00000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4" w:rsidRPr="00D72F44" w:rsidRDefault="00D72F44" w:rsidP="00BD7A27">
      <w:pPr>
        <w:autoSpaceDE w:val="0"/>
        <w:autoSpaceDN w:val="0"/>
        <w:adjustRightInd w:val="0"/>
        <w:spacing w:before="60" w:after="60" w:line="360" w:lineRule="auto"/>
        <w:ind w:left="360" w:firstLine="348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Рис. </w:t>
      </w:r>
      <w:r w:rsidR="00937B20" w:rsidRPr="00E94463">
        <w:rPr>
          <w:rFonts w:ascii="Times New Roman" w:eastAsiaTheme="minorEastAsia" w:hAnsi="Times New Roman" w:cs="Times New Roman"/>
          <w:sz w:val="24"/>
          <w:szCs w:val="24"/>
        </w:rPr>
        <w:t>9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Pr="00E2223F">
        <w:rPr>
          <w:rFonts w:ascii="Times New Roman" w:eastAsiaTheme="minorEastAsia" w:hAnsi="Times New Roman" w:cs="Times New Roman"/>
          <w:sz w:val="24"/>
          <w:szCs w:val="24"/>
          <w:lang w:val="en-US"/>
        </w:rPr>
        <w:t>THGEM</w:t>
      </w:r>
      <w:r w:rsidR="00DB36D9">
        <w:rPr>
          <w:rFonts w:ascii="Times New Roman" w:eastAsiaTheme="minorEastAsia" w:hAnsi="Times New Roman" w:cs="Times New Roman"/>
          <w:sz w:val="24"/>
          <w:szCs w:val="24"/>
        </w:rPr>
        <w:t xml:space="preserve"> с прозрачностью 75%</w:t>
      </w:r>
    </w:p>
    <w:p w:rsidR="009B0B24" w:rsidRPr="00E2223F" w:rsidRDefault="009B0B24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eastAsiaTheme="minorEastAsia" w:hAnsi="Times New Roman" w:cs="Times New Roman"/>
          <w:b/>
          <w:sz w:val="24"/>
          <w:szCs w:val="24"/>
        </w:rPr>
      </w:pPr>
    </w:p>
    <w:p w:rsidR="0019094B" w:rsidRPr="009D23E5" w:rsidRDefault="0019094B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i/>
          <w:sz w:val="24"/>
          <w:szCs w:val="24"/>
        </w:rPr>
      </w:pPr>
      <w:r w:rsidRPr="009D23E5">
        <w:rPr>
          <w:rFonts w:ascii="Times New Roman" w:eastAsiaTheme="minorEastAsia" w:hAnsi="Times New Roman" w:cs="Times New Roman"/>
          <w:b/>
          <w:sz w:val="24"/>
          <w:szCs w:val="24"/>
        </w:rPr>
        <w:t>Заключение</w:t>
      </w:r>
    </w:p>
    <w:p w:rsidR="006660B4" w:rsidRDefault="00484C78" w:rsidP="00A24839">
      <w:pPr>
        <w:autoSpaceDE w:val="0"/>
        <w:autoSpaceDN w:val="0"/>
        <w:adjustRightInd w:val="0"/>
        <w:spacing w:before="60" w:after="6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CB0AC2"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данной</w:t>
      </w:r>
      <w:r w:rsidRPr="00CB0AC2">
        <w:rPr>
          <w:rFonts w:ascii="Times New Roman" w:hAnsi="Times New Roman" w:cs="Times New Roman"/>
          <w:sz w:val="24"/>
          <w:szCs w:val="24"/>
        </w:rPr>
        <w:t xml:space="preserve"> работе </w:t>
      </w:r>
      <w:r>
        <w:rPr>
          <w:rFonts w:ascii="Times New Roman" w:hAnsi="Times New Roman" w:cs="Times New Roman"/>
          <w:sz w:val="24"/>
          <w:szCs w:val="24"/>
        </w:rPr>
        <w:t xml:space="preserve">рассмотрены некоторые результаты предыдущих измерений </w:t>
      </w:r>
      <w:r w:rsidRPr="00CB0AC2">
        <w:rPr>
          <w:rFonts w:ascii="Times New Roman" w:hAnsi="Times New Roman" w:cs="Times New Roman"/>
          <w:sz w:val="24"/>
          <w:szCs w:val="24"/>
        </w:rPr>
        <w:t>ионизационны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CB0AC2">
        <w:rPr>
          <w:rFonts w:ascii="Times New Roman" w:hAnsi="Times New Roman" w:cs="Times New Roman"/>
          <w:sz w:val="24"/>
          <w:szCs w:val="24"/>
        </w:rPr>
        <w:t xml:space="preserve"> выход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CB0AC2">
        <w:rPr>
          <w:rFonts w:ascii="Times New Roman" w:hAnsi="Times New Roman" w:cs="Times New Roman"/>
          <w:sz w:val="24"/>
          <w:szCs w:val="24"/>
        </w:rPr>
        <w:t xml:space="preserve"> ядер отдачи в жидком аргоне</w:t>
      </w:r>
      <w:r>
        <w:rPr>
          <w:rFonts w:ascii="Times New Roman" w:hAnsi="Times New Roman" w:cs="Times New Roman"/>
          <w:sz w:val="24"/>
          <w:szCs w:val="24"/>
        </w:rPr>
        <w:t xml:space="preserve"> методом рассеяния нейтронов в двухфазном детекторе</w:t>
      </w:r>
      <w:r w:rsidR="006660B4">
        <w:rPr>
          <w:rFonts w:ascii="Times New Roman" w:hAnsi="Times New Roman" w:cs="Times New Roman"/>
          <w:sz w:val="24"/>
          <w:szCs w:val="24"/>
        </w:rPr>
        <w:t>.</w:t>
      </w:r>
      <w:r w:rsidR="006660B4" w:rsidRPr="00CB0AC2">
        <w:rPr>
          <w:rFonts w:ascii="Times New Roman" w:hAnsi="Times New Roman" w:cs="Times New Roman"/>
          <w:sz w:val="24"/>
          <w:szCs w:val="24"/>
        </w:rPr>
        <w:t xml:space="preserve"> </w:t>
      </w:r>
      <w:r w:rsidR="001504DE">
        <w:rPr>
          <w:rFonts w:ascii="Times New Roman" w:hAnsi="Times New Roman" w:cs="Times New Roman"/>
          <w:sz w:val="24"/>
          <w:szCs w:val="24"/>
        </w:rPr>
        <w:t xml:space="preserve">Продемонстрировано, что в двухфазном детекторе, использованным нами ранее для измерения ионизационных выходов в жидком аргоне </w:t>
      </w:r>
      <w:r w:rsidR="001504DE" w:rsidRPr="00274DBD">
        <w:rPr>
          <w:rFonts w:ascii="Times New Roman" w:hAnsi="Times New Roman" w:cs="Times New Roman"/>
          <w:sz w:val="24"/>
          <w:szCs w:val="24"/>
        </w:rPr>
        <w:t>[8]</w:t>
      </w:r>
      <w:r w:rsidR="001504DE">
        <w:rPr>
          <w:rFonts w:ascii="Times New Roman" w:hAnsi="Times New Roman" w:cs="Times New Roman"/>
          <w:sz w:val="24"/>
          <w:szCs w:val="24"/>
        </w:rPr>
        <w:t xml:space="preserve"> путем регистрации электролюминесцентного сигнала (</w:t>
      </w:r>
      <w:r w:rsidR="001504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504DE" w:rsidRPr="00274DBD">
        <w:rPr>
          <w:rFonts w:ascii="Times New Roman" w:hAnsi="Times New Roman" w:cs="Times New Roman"/>
          <w:sz w:val="24"/>
          <w:szCs w:val="24"/>
        </w:rPr>
        <w:t>2)</w:t>
      </w:r>
      <w:r w:rsidR="001504DE">
        <w:rPr>
          <w:rFonts w:ascii="Times New Roman" w:hAnsi="Times New Roman" w:cs="Times New Roman"/>
          <w:sz w:val="24"/>
          <w:szCs w:val="24"/>
        </w:rPr>
        <w:t xml:space="preserve">, можно регистрировать </w:t>
      </w:r>
      <w:r w:rsidR="00EA1274">
        <w:rPr>
          <w:rFonts w:ascii="Times New Roman" w:hAnsi="Times New Roman" w:cs="Times New Roman"/>
          <w:sz w:val="24"/>
          <w:szCs w:val="24"/>
        </w:rPr>
        <w:t>и сигнал</w:t>
      </w:r>
      <w:r w:rsidR="001504DE">
        <w:rPr>
          <w:rFonts w:ascii="Times New Roman" w:hAnsi="Times New Roman" w:cs="Times New Roman"/>
          <w:sz w:val="24"/>
          <w:szCs w:val="24"/>
        </w:rPr>
        <w:t xml:space="preserve"> первичной сцинтилляции </w:t>
      </w:r>
      <w:r w:rsidR="001504DE" w:rsidRPr="00274DBD">
        <w:rPr>
          <w:rFonts w:ascii="Times New Roman" w:hAnsi="Times New Roman" w:cs="Times New Roman"/>
          <w:sz w:val="24"/>
          <w:szCs w:val="24"/>
        </w:rPr>
        <w:t>(</w:t>
      </w:r>
      <w:r w:rsidR="001504DE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504DE" w:rsidRPr="00274DBD">
        <w:rPr>
          <w:rFonts w:ascii="Times New Roman" w:hAnsi="Times New Roman" w:cs="Times New Roman"/>
          <w:sz w:val="24"/>
          <w:szCs w:val="24"/>
        </w:rPr>
        <w:t>1)</w:t>
      </w:r>
      <w:r w:rsidR="006660B4">
        <w:rPr>
          <w:rFonts w:ascii="Times New Roman" w:hAnsi="Times New Roman" w:cs="Times New Roman"/>
          <w:sz w:val="24"/>
          <w:szCs w:val="24"/>
        </w:rPr>
        <w:t xml:space="preserve">. </w:t>
      </w:r>
      <w:r w:rsidR="00EA1274">
        <w:rPr>
          <w:rFonts w:ascii="Times New Roman" w:hAnsi="Times New Roman" w:cs="Times New Roman"/>
          <w:sz w:val="24"/>
          <w:szCs w:val="24"/>
        </w:rPr>
        <w:t>Его амплитуда, однако, оказалась недостаточной для эффективного отделения событий с ядрами отдачи от гамма-фона</w:t>
      </w:r>
      <w:r w:rsidR="00C35598">
        <w:rPr>
          <w:rFonts w:ascii="Times New Roman" w:hAnsi="Times New Roman" w:cs="Times New Roman"/>
          <w:sz w:val="24"/>
          <w:szCs w:val="24"/>
        </w:rPr>
        <w:t>.</w:t>
      </w:r>
      <w:r w:rsidR="00822EBC">
        <w:rPr>
          <w:rFonts w:ascii="Times New Roman" w:hAnsi="Times New Roman" w:cs="Times New Roman"/>
          <w:sz w:val="24"/>
          <w:szCs w:val="24"/>
        </w:rPr>
        <w:t xml:space="preserve"> Были предложены методы по повышению светосбора сигналов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22EBC" w:rsidRPr="006D3ED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822EBC">
        <w:rPr>
          <w:rFonts w:ascii="Times New Roman" w:hAnsi="Times New Roman" w:cs="Times New Roman"/>
          <w:sz w:val="24"/>
          <w:szCs w:val="24"/>
        </w:rPr>
        <w:t xml:space="preserve"> и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22EB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822EBC">
        <w:rPr>
          <w:rFonts w:ascii="Times New Roman" w:hAnsi="Times New Roman" w:cs="Times New Roman"/>
          <w:sz w:val="24"/>
          <w:szCs w:val="24"/>
        </w:rPr>
        <w:t xml:space="preserve"> с использованием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SiPM</w:t>
      </w:r>
      <w:r w:rsidR="00822EBC">
        <w:rPr>
          <w:rFonts w:ascii="Times New Roman" w:hAnsi="Times New Roman" w:cs="Times New Roman"/>
          <w:sz w:val="24"/>
          <w:szCs w:val="24"/>
        </w:rPr>
        <w:t>-матриц</w:t>
      </w:r>
      <w:r w:rsidR="00822EBC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</w:rPr>
        <w:t xml:space="preserve">и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THGEM</w:t>
      </w:r>
      <w:r w:rsidR="00822EBC">
        <w:rPr>
          <w:rFonts w:ascii="Times New Roman" w:hAnsi="Times New Roman" w:cs="Times New Roman"/>
          <w:sz w:val="24"/>
          <w:szCs w:val="24"/>
        </w:rPr>
        <w:t>-электродов</w:t>
      </w:r>
      <w:r w:rsidR="00822EBC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22EBC" w:rsidRPr="001756FD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</w:rPr>
        <w:t>повышенной</w:t>
      </w:r>
      <w:r w:rsidR="00822EBC" w:rsidRPr="001468E3">
        <w:rPr>
          <w:rFonts w:ascii="Times New Roman" w:hAnsi="Times New Roman" w:cs="Times New Roman"/>
          <w:sz w:val="24"/>
          <w:szCs w:val="24"/>
        </w:rPr>
        <w:t xml:space="preserve"> </w:t>
      </w:r>
      <w:r w:rsidR="00822EBC">
        <w:rPr>
          <w:rFonts w:ascii="Times New Roman" w:hAnsi="Times New Roman" w:cs="Times New Roman"/>
          <w:sz w:val="24"/>
          <w:szCs w:val="24"/>
        </w:rPr>
        <w:t>оптической прозрачностью.</w:t>
      </w:r>
      <w:r w:rsidR="006B111C">
        <w:rPr>
          <w:rFonts w:ascii="Times New Roman" w:hAnsi="Times New Roman" w:cs="Times New Roman"/>
          <w:sz w:val="24"/>
          <w:szCs w:val="24"/>
        </w:rPr>
        <w:t xml:space="preserve"> </w:t>
      </w:r>
      <w:r w:rsidR="009A64BA">
        <w:rPr>
          <w:rFonts w:ascii="Times New Roman" w:hAnsi="Times New Roman" w:cs="Times New Roman"/>
          <w:sz w:val="24"/>
          <w:szCs w:val="24"/>
        </w:rPr>
        <w:t xml:space="preserve">Данные шаги необходимы для реализации метода двойного рассеяния нейтронов, который позволит измерить ионизационные выходы ядер отдачи при энергиях ниже 233 кэВ. Измерение ионизационных выходов в широком диапазоне энергий имеет важное значение для энергетической калибровки детекторов на основе жидких благородных газов, используемых для поиска темной материи, и для понимания механизмов регистрации ионизации в жидком </w:t>
      </w:r>
      <w:r w:rsidR="009A64BA">
        <w:rPr>
          <w:rFonts w:ascii="Times New Roman" w:hAnsi="Times New Roman" w:cs="Times New Roman"/>
          <w:sz w:val="24"/>
          <w:szCs w:val="24"/>
          <w:lang w:val="en-US"/>
        </w:rPr>
        <w:t>Ar</w:t>
      </w:r>
      <w:r w:rsidR="009A64BA" w:rsidRPr="00E857C8">
        <w:rPr>
          <w:rFonts w:ascii="Times New Roman" w:hAnsi="Times New Roman" w:cs="Times New Roman"/>
          <w:sz w:val="24"/>
          <w:szCs w:val="24"/>
        </w:rPr>
        <w:t>.</w:t>
      </w:r>
    </w:p>
    <w:p w:rsidR="00FE0FA1" w:rsidRDefault="00FE0FA1" w:rsidP="009D23E5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D23E5">
        <w:rPr>
          <w:rFonts w:ascii="Times New Roman" w:hAnsi="Times New Roman" w:cs="Times New Roman"/>
          <w:b/>
          <w:sz w:val="24"/>
          <w:szCs w:val="24"/>
        </w:rPr>
        <w:t>Благодарности</w:t>
      </w:r>
    </w:p>
    <w:p w:rsidR="00DF42F2" w:rsidRPr="00DF42F2" w:rsidRDefault="00573AB1" w:rsidP="00DF42F2">
      <w:pPr>
        <w:autoSpaceDE w:val="0"/>
        <w:autoSpaceDN w:val="0"/>
        <w:adjustRightInd w:val="0"/>
        <w:spacing w:before="60" w:after="60" w:line="360" w:lineRule="auto"/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 поддержана Российским Научным Фондом (проект</w:t>
      </w:r>
      <w:r w:rsidRPr="00B31646">
        <w:rPr>
          <w:rFonts w:ascii="Times New Roman" w:hAnsi="Times New Roman" w:cs="Times New Roman"/>
          <w:sz w:val="24"/>
          <w:szCs w:val="24"/>
        </w:rPr>
        <w:t xml:space="preserve"> 14-50-00080);</w:t>
      </w:r>
      <w:r>
        <w:rPr>
          <w:rFonts w:ascii="Times New Roman" w:hAnsi="Times New Roman" w:cs="Times New Roman"/>
          <w:sz w:val="24"/>
          <w:szCs w:val="24"/>
        </w:rPr>
        <w:t xml:space="preserve"> она выполнена в рамках исследовательской программы для эксперимента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DarkSide</w:t>
      </w:r>
      <w:r w:rsidRPr="00DF42F2">
        <w:rPr>
          <w:rFonts w:ascii="Times New Roman" w:hAnsi="Times New Roman" w:cs="Times New Roman"/>
          <w:sz w:val="24"/>
          <w:szCs w:val="24"/>
        </w:rPr>
        <w:t>-20</w:t>
      </w:r>
      <w:r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DF42F2" w:rsidRPr="00DF42F2">
        <w:rPr>
          <w:rFonts w:ascii="Times New Roman" w:hAnsi="Times New Roman" w:cs="Times New Roman"/>
          <w:sz w:val="24"/>
          <w:szCs w:val="24"/>
        </w:rPr>
        <w:t>.</w:t>
      </w:r>
      <w:r w:rsidR="00DF42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1026" w:rsidRPr="009379B1" w:rsidRDefault="00770030" w:rsidP="00FE0FA1">
      <w:pPr>
        <w:autoSpaceDE w:val="0"/>
        <w:autoSpaceDN w:val="0"/>
        <w:adjustRightInd w:val="0"/>
        <w:spacing w:before="60" w:after="6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379B1">
        <w:rPr>
          <w:rFonts w:ascii="Times New Roman" w:hAnsi="Times New Roman" w:cs="Times New Roman"/>
          <w:b/>
          <w:sz w:val="24"/>
          <w:szCs w:val="24"/>
        </w:rPr>
        <w:t>Список литературы</w:t>
      </w:r>
    </w:p>
    <w:p w:rsidR="00FB1026" w:rsidRPr="001A05FC" w:rsidRDefault="00770030" w:rsidP="00FB102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Chepel</w:t>
      </w:r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V.</w:t>
      </w:r>
      <w:r w:rsidRPr="001A05FC">
        <w:rPr>
          <w:rFonts w:ascii="Times New Roman" w:hAnsi="Times New Roman" w:cs="Times New Roman"/>
          <w:i/>
          <w:sz w:val="24"/>
          <w:szCs w:val="24"/>
          <w:lang w:val="en-US"/>
        </w:rPr>
        <w:t>, Araujo</w:t>
      </w:r>
      <w:r w:rsidR="00971862" w:rsidRPr="001A05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H.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Liquid noble gas detectors for low energy particle physics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53CC" w:rsidRPr="002B53CC">
        <w:rPr>
          <w:rFonts w:ascii="Times New Roman" w:hAnsi="Times New Roman" w:cs="Times New Roman"/>
          <w:sz w:val="24"/>
          <w:lang w:val="en-US"/>
        </w:rPr>
        <w:t>J. of Instrumentation.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2013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492E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Vol. 8. 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>R04001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B1026" w:rsidRPr="001A05FC" w:rsidRDefault="00E84712" w:rsidP="00E84712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84712">
        <w:rPr>
          <w:rFonts w:ascii="Times New Roman" w:hAnsi="Times New Roman" w:cs="Times New Roman"/>
          <w:i/>
          <w:sz w:val="24"/>
          <w:szCs w:val="24"/>
          <w:lang w:val="en-US"/>
        </w:rPr>
        <w:t>Manzur A., Curioni A., Kastens L., McKinsey D.N., Ni K., Wongjirad T.</w:t>
      </w:r>
      <w:r w:rsidR="00FB1026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1026" w:rsidRPr="001A05FC">
        <w:rPr>
          <w:rFonts w:ascii="Times New Roman" w:hAnsi="Times New Roman" w:cs="Times New Roman"/>
          <w:iCs/>
          <w:sz w:val="24"/>
          <w:szCs w:val="24"/>
          <w:lang w:val="en-US"/>
        </w:rPr>
        <w:t>Scintillation efficiency and ionization yield of liquid xenon for monoenergetic nuclear recoils down to 4 keV</w:t>
      </w:r>
      <w:r w:rsidR="00072565" w:rsidRPr="001A05FC">
        <w:rPr>
          <w:rFonts w:ascii="Times New Roman" w:hAnsi="Times New Roman" w:cs="Times New Roman"/>
          <w:iCs/>
          <w:sz w:val="24"/>
          <w:szCs w:val="24"/>
          <w:lang w:val="en-US"/>
        </w:rPr>
        <w:t xml:space="preserve"> // 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2010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81</w:t>
      </w:r>
      <w:r w:rsidR="00CF578C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025808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072565" w:rsidRPr="001A05FC" w:rsidRDefault="006102A0" w:rsidP="006102A0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102A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lastRenderedPageBreak/>
        <w:t>Horn M., Belov V.A., Akimov D.Yu., Araújo H.M., Barnes E.J., Burenkov A.A., Chepel V., Currie A., Edwards B., Ghag C., Hollingsworth A., Kalmus G.E., Kobyakin A.S., Kovalenko A.G., Lebedenko V.N.</w:t>
      </w:r>
      <w:r w:rsidR="00072565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72565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Nuclear recoil scintillation and ionisation yields in liquid xenon from ZEPLIN-III data</w:t>
      </w:r>
      <w:r w:rsidR="00072565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Lett. B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07256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 705. P. 471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66088" w:rsidRPr="001A05FC" w:rsidRDefault="00905B37" w:rsidP="00905B37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05B3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Plante G., Aprile E., Budnik R., Choi B., Giboni K.-L., Goetzke L. W., Lang R. F., Lim K. E., Melgarejo Fernandez A. J.</w:t>
      </w:r>
      <w:r w:rsidR="00F66088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66088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New measurement of the scintillation efficiency of low-energy nuclear recoils in liquid xenon //</w:t>
      </w:r>
      <w:r w:rsidR="00F66088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>Phys. Rev. C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2011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84</w:t>
      </w:r>
      <w:r w:rsidR="00EB1DB5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66088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045805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E331D3" w:rsidP="00E331D3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31D3">
        <w:rPr>
          <w:rFonts w:ascii="Times New Roman" w:hAnsi="Times New Roman" w:cs="Times New Roman"/>
          <w:i/>
          <w:sz w:val="24"/>
          <w:szCs w:val="24"/>
          <w:lang w:val="en-US"/>
        </w:rPr>
        <w:t>Joshi T. H., Sangiorgio S., Bernstein A., Foxe M., Hagmann C., Jovanovic I., Kazkaz K., Mozin V., Norman E. B., Pereverzev S. V., Rebassoo F., Sorensen P.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First Measurement of the Ionization Yield of Nuclear Recoils in Liquid Argon // Phys.</w:t>
      </w:r>
      <w:r w:rsidR="009F2FA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>Rev. Lett.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2014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0657F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112</w:t>
      </w:r>
      <w:r w:rsidR="007B066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46225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171303</w:t>
      </w:r>
      <w:r w:rsidR="007111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D4273" w:rsidRPr="001A05FC" w:rsidRDefault="00CD4273" w:rsidP="00E87F9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Cao</w:t>
      </w:r>
      <w:r w:rsidR="00D47CD8" w:rsidRPr="00E94463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47CD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H.</w:t>
      </w:r>
      <w:r w:rsidRPr="001A05F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et al.</w:t>
      </w:r>
      <w:r w:rsidR="00E87F9F" w:rsidRPr="00D47CD8">
        <w:rPr>
          <w:lang w:val="en-US"/>
        </w:rPr>
        <w:t xml:space="preserve"> </w:t>
      </w:r>
      <w:r w:rsidR="00E87F9F" w:rsidRPr="00E87F9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(The SCENE Collaboration)</w:t>
      </w:r>
      <w:r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scintillation and ionization yield and scintillation pulse shape from nuclear recoils in liquid argon</w:t>
      </w:r>
      <w:r w:rsidR="00FB7A82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 xml:space="preserve"> //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Phys. Rev. D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2015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7A82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Vol.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91</w:t>
      </w:r>
      <w:r w:rsidR="00234EFE" w:rsidRPr="001A05F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092007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16B30" w:rsidRDefault="00E20DC9" w:rsidP="00E20DC9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0DC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Bondar A., Buzulutskov A., Dolgov A., Grishnyaev E., Polosatkin S., Shekhtman L., Shemyakina E., Sokolov A.</w:t>
      </w:r>
      <w:r w:rsidR="00ED2009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D2009" w:rsidRPr="001A05FC">
        <w:rPr>
          <w:rFonts w:ascii="Times New Roman" w:hAnsi="Times New Roman" w:cs="Times New Roman"/>
          <w:iCs/>
          <w:color w:val="000000"/>
          <w:sz w:val="24"/>
          <w:szCs w:val="24"/>
          <w:lang w:val="en-US"/>
        </w:rPr>
        <w:t>Measurement of the ionization yield of nuclear recoils in liquid argon at 80 and 233keV //</w:t>
      </w:r>
      <w:r w:rsidR="00ED2009" w:rsidRPr="001A05F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D2009" w:rsidRPr="001A05FC">
        <w:rPr>
          <w:rFonts w:ascii="Times New Roman" w:hAnsi="Times New Roman" w:cs="Times New Roman"/>
          <w:sz w:val="24"/>
          <w:szCs w:val="24"/>
          <w:lang w:val="en-US"/>
        </w:rPr>
        <w:t>Europhys. Lett.  2014. Vol. 108. 12001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058DF" w:rsidRPr="00603AB9" w:rsidRDefault="00076699" w:rsidP="00076699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6699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Bondar A., Buzulutskov A., Dolgov A., Grishnyaev E., Nosov V., Oleynikov V., Polosatkin S., Shekhtman L., Shemyakina E., Sokolov A.</w:t>
      </w:r>
      <w:r w:rsidR="00D058D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058DF" w:rsidRPr="00E77316">
        <w:rPr>
          <w:rFonts w:ascii="Times New Roman" w:hAnsi="Times New Roman" w:cs="Times New Roman"/>
          <w:color w:val="000000"/>
          <w:sz w:val="24"/>
          <w:szCs w:val="24"/>
          <w:lang w:val="en-US"/>
        </w:rPr>
        <w:t>Measurement of the ionization yield of nuclear recoils in liquid argon using a two-phase detector with electroluminescence gap</w:t>
      </w:r>
      <w:r w:rsidR="00603A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 </w:t>
      </w:r>
      <w:r w:rsidR="00603AB9" w:rsidRPr="007A0CE6">
        <w:rPr>
          <w:rFonts w:ascii="Times New Roman" w:hAnsi="Times New Roman" w:cs="Times New Roman"/>
          <w:sz w:val="24"/>
          <w:lang w:val="en-US"/>
        </w:rPr>
        <w:t>J. of Instrumentation.</w:t>
      </w:r>
      <w:r w:rsidR="00603AB9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2017. Vol. 12. C05</w:t>
      </w:r>
      <w:r w:rsidR="00603AB9">
        <w:rPr>
          <w:rFonts w:ascii="Times New Roman" w:hAnsi="Times New Roman" w:cs="Times New Roman"/>
          <w:sz w:val="24"/>
          <w:szCs w:val="24"/>
          <w:lang w:val="en-US"/>
        </w:rPr>
        <w:t>010.</w:t>
      </w:r>
    </w:p>
    <w:p w:rsidR="00BB09BB" w:rsidRDefault="00172F66" w:rsidP="00172F66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72F66">
        <w:rPr>
          <w:rFonts w:ascii="Times New Roman" w:hAnsi="Times New Roman" w:cs="Times New Roman"/>
          <w:i/>
          <w:sz w:val="24"/>
          <w:szCs w:val="24"/>
          <w:lang w:val="en-US"/>
        </w:rPr>
        <w:t>Bondar A., Buzulutskov A., Dolgov A., Shekhtman L., Sokolov A.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X-ray ionization yields and energy spectra in liquid argon // Nucl. Instr. Meth. A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2016. Vol. 816.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 xml:space="preserve"> P.</w:t>
      </w:r>
      <w:r w:rsidR="00AC32FD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119</w:t>
      </w:r>
      <w:r w:rsidR="009314E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51380" w:rsidRDefault="006A6467" w:rsidP="006A6467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A6467">
        <w:rPr>
          <w:rFonts w:ascii="Times New Roman" w:hAnsi="Times New Roman" w:cs="Times New Roman"/>
          <w:i/>
          <w:sz w:val="24"/>
          <w:szCs w:val="24"/>
          <w:lang w:val="en-US"/>
        </w:rPr>
        <w:t>Lenardo B., Kazkaz K., Manalaysay A., Szydagis M., Tripathi M.</w:t>
      </w:r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 xml:space="preserve"> A Global Analysis of Light and Charge Yields in Liquid Xenon // IEEE Trans. Nucl. Sci. 2015. Vol. 62 </w:t>
      </w:r>
      <w:r w:rsidR="00751380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751380" w:rsidRPr="001A05FC">
        <w:rPr>
          <w:rFonts w:ascii="Times New Roman" w:hAnsi="Times New Roman" w:cs="Times New Roman"/>
          <w:sz w:val="24"/>
          <w:szCs w:val="24"/>
          <w:lang w:val="en-US"/>
        </w:rPr>
        <w:t>o. 6. P. 3387</w:t>
      </w:r>
      <w:r w:rsidR="0075138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74756" w:rsidRPr="00951E6D" w:rsidRDefault="003A4592" w:rsidP="00406C6F">
      <w:pPr>
        <w:pStyle w:val="a8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>Akerib D. S.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et al.</w:t>
      </w:r>
      <w:r w:rsidR="002212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262" w:rsidRPr="00221262">
        <w:rPr>
          <w:rFonts w:ascii="Times New Roman" w:hAnsi="Times New Roman" w:cs="Times New Roman"/>
          <w:i/>
          <w:sz w:val="24"/>
          <w:szCs w:val="24"/>
          <w:lang w:val="en-US"/>
        </w:rPr>
        <w:t>(LUX Collaboration)</w:t>
      </w:r>
      <w:r w:rsidRPr="003A45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733C8E" w:rsidRPr="00A63AEA">
        <w:rPr>
          <w:rFonts w:ascii="Times New Roman" w:hAnsi="Times New Roman" w:cs="Times New Roman"/>
          <w:sz w:val="24"/>
          <w:szCs w:val="24"/>
          <w:lang w:val="en-US"/>
        </w:rPr>
        <w:t>Low-energy (0.7–74 keV) nuclear recoil calibration of the LUX dark matter experiment using D-D neutron scattering kinematics</w:t>
      </w:r>
      <w:r w:rsidR="00C561A7">
        <w:rPr>
          <w:rFonts w:ascii="Times New Roman" w:hAnsi="Times New Roman" w:cs="Times New Roman"/>
          <w:sz w:val="24"/>
          <w:szCs w:val="24"/>
          <w:lang w:val="en-US"/>
        </w:rPr>
        <w:t xml:space="preserve"> // </w:t>
      </w:r>
      <w:r w:rsidR="00D904FB" w:rsidRPr="00D904FB">
        <w:rPr>
          <w:rFonts w:ascii="Times New Roman" w:hAnsi="Times New Roman" w:cs="Times New Roman"/>
          <w:sz w:val="24"/>
          <w:szCs w:val="24"/>
          <w:lang w:val="en-US"/>
        </w:rPr>
        <w:t>arXiv:1608.05381v2</w:t>
      </w:r>
    </w:p>
    <w:sectPr w:rsidR="00174756" w:rsidRPr="00951E6D" w:rsidSect="0047607E">
      <w:footerReference w:type="default" r:id="rId17"/>
      <w:footerReference w:type="first" r:id="rId18"/>
      <w:pgSz w:w="11906" w:h="16838"/>
      <w:pgMar w:top="1418" w:right="567" w:bottom="1304" w:left="1418" w:header="709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6D03" w:rsidRDefault="00096D03" w:rsidP="00974C1A">
      <w:pPr>
        <w:spacing w:after="0" w:line="240" w:lineRule="auto"/>
      </w:pPr>
      <w:r>
        <w:separator/>
      </w:r>
    </w:p>
  </w:endnote>
  <w:endnote w:type="continuationSeparator" w:id="0">
    <w:p w:rsidR="00096D03" w:rsidRDefault="00096D03" w:rsidP="0097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3844508"/>
      <w:docPartObj>
        <w:docPartGallery w:val="Page Numbers (Bottom of Page)"/>
        <w:docPartUnique/>
      </w:docPartObj>
    </w:sdtPr>
    <w:sdtEndPr/>
    <w:sdtContent>
      <w:p w:rsidR="00EF5CD3" w:rsidRDefault="00EF5CD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5A44"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7607E" w:rsidRPr="0077115A" w:rsidRDefault="0077115A" w:rsidP="0077115A">
    <w:pPr>
      <w:pStyle w:val="a5"/>
      <w:rPr>
        <w:rFonts w:ascii="Times New Roman" w:hAnsi="Times New Roman" w:cs="Times New Roman"/>
        <w:sz w:val="24"/>
        <w:szCs w:val="24"/>
        <w:lang w:val="en-US"/>
      </w:rPr>
    </w:pPr>
    <w:r w:rsidRPr="0077115A">
      <w:rPr>
        <w:rFonts w:ascii="Times New Roman" w:hAnsi="Times New Roman" w:cs="Times New Roman"/>
        <w:sz w:val="24"/>
        <w:szCs w:val="24"/>
        <w:lang w:val="en-US"/>
      </w:rPr>
      <w:t xml:space="preserve">* E-mail: </w:t>
    </w:r>
    <w:hyperlink r:id="rId1" w:history="1">
      <w:r w:rsidR="00CE4A31">
        <w:rPr>
          <w:rStyle w:val="a7"/>
          <w:rFonts w:ascii="Times New Roman" w:hAnsi="Times New Roman" w:cs="Times New Roman"/>
          <w:sz w:val="24"/>
          <w:szCs w:val="24"/>
          <w:lang w:val="en-US"/>
        </w:rPr>
        <w:t>V.P.Oleynikov@inp.nsk.su</w:t>
      </w:r>
    </w:hyperlink>
    <w:r w:rsidR="00CE4A31">
      <w:rPr>
        <w:rFonts w:ascii="Times New Roman" w:hAnsi="Times New Roman" w:cs="Times New Roman"/>
        <w:sz w:val="24"/>
        <w:szCs w:val="24"/>
        <w:lang w:val="en-US"/>
      </w:rPr>
      <w:t xml:space="preserve"> </w:t>
    </w:r>
    <w:r w:rsidRPr="0077115A">
      <w:rPr>
        <w:rFonts w:ascii="Times New Roman" w:hAnsi="Times New Roman" w:cs="Times New Roman"/>
        <w:sz w:val="24"/>
        <w:szCs w:val="24"/>
        <w:lang w:val="en-US"/>
      </w:rPr>
      <w:t>(corresponding author)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6D03" w:rsidRDefault="00096D03" w:rsidP="00974C1A">
      <w:pPr>
        <w:spacing w:after="0" w:line="240" w:lineRule="auto"/>
      </w:pPr>
      <w:r>
        <w:separator/>
      </w:r>
    </w:p>
  </w:footnote>
  <w:footnote w:type="continuationSeparator" w:id="0">
    <w:p w:rsidR="00096D03" w:rsidRDefault="00096D03" w:rsidP="00974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2225A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4581C"/>
    <w:multiLevelType w:val="hybridMultilevel"/>
    <w:tmpl w:val="9DCE6584"/>
    <w:lvl w:ilvl="0" w:tplc="ACC6B104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204D0E"/>
    <w:multiLevelType w:val="hybridMultilevel"/>
    <w:tmpl w:val="946EB3FC"/>
    <w:lvl w:ilvl="0" w:tplc="04190011">
      <w:start w:val="1"/>
      <w:numFmt w:val="decimal"/>
      <w:lvlText w:val="%1)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1B746A97"/>
    <w:multiLevelType w:val="hybridMultilevel"/>
    <w:tmpl w:val="035A02D2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4" w15:restartNumberingAfterBreak="0">
    <w:nsid w:val="27AB1076"/>
    <w:multiLevelType w:val="hybridMultilevel"/>
    <w:tmpl w:val="729A0690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33DF3B7B"/>
    <w:multiLevelType w:val="hybridMultilevel"/>
    <w:tmpl w:val="0B9CA390"/>
    <w:lvl w:ilvl="0" w:tplc="2B68AC5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D07D58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937AAF"/>
    <w:multiLevelType w:val="hybridMultilevel"/>
    <w:tmpl w:val="71182E30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82E38"/>
    <w:multiLevelType w:val="hybridMultilevel"/>
    <w:tmpl w:val="F6D28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E0271"/>
    <w:multiLevelType w:val="hybridMultilevel"/>
    <w:tmpl w:val="A6A0D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D4724D"/>
    <w:multiLevelType w:val="hybridMultilevel"/>
    <w:tmpl w:val="5256424A"/>
    <w:lvl w:ilvl="0" w:tplc="94560B8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424508"/>
    <w:multiLevelType w:val="hybridMultilevel"/>
    <w:tmpl w:val="EDB4A30A"/>
    <w:lvl w:ilvl="0" w:tplc="0419000F">
      <w:start w:val="1"/>
      <w:numFmt w:val="decimal"/>
      <w:lvlText w:val="%1."/>
      <w:lvlJc w:val="left"/>
      <w:pPr>
        <w:ind w:left="106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59054C31"/>
    <w:multiLevelType w:val="hybridMultilevel"/>
    <w:tmpl w:val="943C4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A7201D"/>
    <w:multiLevelType w:val="hybridMultilevel"/>
    <w:tmpl w:val="5BD0D448"/>
    <w:lvl w:ilvl="0" w:tplc="0419000F">
      <w:start w:val="1"/>
      <w:numFmt w:val="decimal"/>
      <w:lvlText w:val="%1."/>
      <w:lvlJc w:val="left"/>
      <w:pPr>
        <w:ind w:left="1060" w:hanging="360"/>
      </w:p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4" w15:restartNumberingAfterBreak="0">
    <w:nsid w:val="5E4A058C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5" w15:restartNumberingAfterBreak="0">
    <w:nsid w:val="62077776"/>
    <w:multiLevelType w:val="hybridMultilevel"/>
    <w:tmpl w:val="4C6E6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9"/>
  </w:num>
  <w:num w:numId="4">
    <w:abstractNumId w:val="15"/>
  </w:num>
  <w:num w:numId="5">
    <w:abstractNumId w:val="5"/>
  </w:num>
  <w:num w:numId="6">
    <w:abstractNumId w:val="4"/>
  </w:num>
  <w:num w:numId="7">
    <w:abstractNumId w:val="13"/>
  </w:num>
  <w:num w:numId="8">
    <w:abstractNumId w:val="3"/>
  </w:num>
  <w:num w:numId="9">
    <w:abstractNumId w:val="2"/>
  </w:num>
  <w:num w:numId="10">
    <w:abstractNumId w:val="11"/>
  </w:num>
  <w:num w:numId="11">
    <w:abstractNumId w:val="12"/>
  </w:num>
  <w:num w:numId="12">
    <w:abstractNumId w:val="6"/>
  </w:num>
  <w:num w:numId="13">
    <w:abstractNumId w:val="0"/>
  </w:num>
  <w:num w:numId="14">
    <w:abstractNumId w:val="1"/>
  </w:num>
  <w:num w:numId="15">
    <w:abstractNumId w:val="10"/>
  </w:num>
  <w:num w:numId="16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exei Buzulutskov">
    <w15:presenceInfo w15:providerId="None" w15:userId="Alexei Buzulutsk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2807"/>
    <w:rsid w:val="00000475"/>
    <w:rsid w:val="00000D1E"/>
    <w:rsid w:val="000019F1"/>
    <w:rsid w:val="00004FDD"/>
    <w:rsid w:val="000057D0"/>
    <w:rsid w:val="000060AE"/>
    <w:rsid w:val="00006B39"/>
    <w:rsid w:val="0001301A"/>
    <w:rsid w:val="00013FAA"/>
    <w:rsid w:val="00014A99"/>
    <w:rsid w:val="000150B3"/>
    <w:rsid w:val="000150E1"/>
    <w:rsid w:val="00017AC6"/>
    <w:rsid w:val="00020870"/>
    <w:rsid w:val="00024E00"/>
    <w:rsid w:val="00025929"/>
    <w:rsid w:val="000274A7"/>
    <w:rsid w:val="00030AC6"/>
    <w:rsid w:val="00031065"/>
    <w:rsid w:val="00031ABC"/>
    <w:rsid w:val="00034903"/>
    <w:rsid w:val="00035F7C"/>
    <w:rsid w:val="000371F9"/>
    <w:rsid w:val="00037404"/>
    <w:rsid w:val="00040770"/>
    <w:rsid w:val="000409C3"/>
    <w:rsid w:val="0004129E"/>
    <w:rsid w:val="00041619"/>
    <w:rsid w:val="00041AA3"/>
    <w:rsid w:val="000427F8"/>
    <w:rsid w:val="00043002"/>
    <w:rsid w:val="00045855"/>
    <w:rsid w:val="00045B2C"/>
    <w:rsid w:val="00052D70"/>
    <w:rsid w:val="000540F4"/>
    <w:rsid w:val="00054E81"/>
    <w:rsid w:val="000565E6"/>
    <w:rsid w:val="0005771F"/>
    <w:rsid w:val="0006142F"/>
    <w:rsid w:val="00062DEF"/>
    <w:rsid w:val="00064846"/>
    <w:rsid w:val="0006568B"/>
    <w:rsid w:val="00066987"/>
    <w:rsid w:val="00067FAF"/>
    <w:rsid w:val="00071184"/>
    <w:rsid w:val="000713F8"/>
    <w:rsid w:val="00071F89"/>
    <w:rsid w:val="00072565"/>
    <w:rsid w:val="000730BE"/>
    <w:rsid w:val="000733E3"/>
    <w:rsid w:val="00074ECE"/>
    <w:rsid w:val="00076699"/>
    <w:rsid w:val="00076AAD"/>
    <w:rsid w:val="00082BBD"/>
    <w:rsid w:val="000843ED"/>
    <w:rsid w:val="00086A32"/>
    <w:rsid w:val="0008711E"/>
    <w:rsid w:val="000909ED"/>
    <w:rsid w:val="00090EE5"/>
    <w:rsid w:val="000911CB"/>
    <w:rsid w:val="00092DE7"/>
    <w:rsid w:val="0009521C"/>
    <w:rsid w:val="00095369"/>
    <w:rsid w:val="00096D03"/>
    <w:rsid w:val="000A2AAF"/>
    <w:rsid w:val="000A34CC"/>
    <w:rsid w:val="000A582C"/>
    <w:rsid w:val="000A7DB3"/>
    <w:rsid w:val="000B057E"/>
    <w:rsid w:val="000B1378"/>
    <w:rsid w:val="000B496E"/>
    <w:rsid w:val="000C0755"/>
    <w:rsid w:val="000C14A8"/>
    <w:rsid w:val="000C30DE"/>
    <w:rsid w:val="000C41FF"/>
    <w:rsid w:val="000C5A0C"/>
    <w:rsid w:val="000D565D"/>
    <w:rsid w:val="000D59B9"/>
    <w:rsid w:val="000D7E6D"/>
    <w:rsid w:val="000E1D97"/>
    <w:rsid w:val="000E1E5B"/>
    <w:rsid w:val="000E2DE8"/>
    <w:rsid w:val="000E3781"/>
    <w:rsid w:val="000E5C35"/>
    <w:rsid w:val="000E69E7"/>
    <w:rsid w:val="000E7D5A"/>
    <w:rsid w:val="000F06DA"/>
    <w:rsid w:val="000F0910"/>
    <w:rsid w:val="000F28EA"/>
    <w:rsid w:val="000F2DF5"/>
    <w:rsid w:val="000F31AC"/>
    <w:rsid w:val="000F3F08"/>
    <w:rsid w:val="000F43E6"/>
    <w:rsid w:val="0010022E"/>
    <w:rsid w:val="00101279"/>
    <w:rsid w:val="001013ED"/>
    <w:rsid w:val="00102C8E"/>
    <w:rsid w:val="001034CF"/>
    <w:rsid w:val="0010386B"/>
    <w:rsid w:val="0010439F"/>
    <w:rsid w:val="001102FF"/>
    <w:rsid w:val="001104B4"/>
    <w:rsid w:val="00110C5F"/>
    <w:rsid w:val="001121A9"/>
    <w:rsid w:val="0011257C"/>
    <w:rsid w:val="0011475B"/>
    <w:rsid w:val="00117D5B"/>
    <w:rsid w:val="0012042D"/>
    <w:rsid w:val="00121E3A"/>
    <w:rsid w:val="0012333B"/>
    <w:rsid w:val="00126737"/>
    <w:rsid w:val="00127A32"/>
    <w:rsid w:val="0013056C"/>
    <w:rsid w:val="00132256"/>
    <w:rsid w:val="001336E9"/>
    <w:rsid w:val="001350A5"/>
    <w:rsid w:val="00135130"/>
    <w:rsid w:val="0013719A"/>
    <w:rsid w:val="001374AA"/>
    <w:rsid w:val="001420AE"/>
    <w:rsid w:val="001432EB"/>
    <w:rsid w:val="001437B0"/>
    <w:rsid w:val="00143E0D"/>
    <w:rsid w:val="00144C89"/>
    <w:rsid w:val="001468E3"/>
    <w:rsid w:val="001471EF"/>
    <w:rsid w:val="00147358"/>
    <w:rsid w:val="001504DE"/>
    <w:rsid w:val="0015135D"/>
    <w:rsid w:val="00151A3C"/>
    <w:rsid w:val="00152422"/>
    <w:rsid w:val="00153AF7"/>
    <w:rsid w:val="00156912"/>
    <w:rsid w:val="00157789"/>
    <w:rsid w:val="00160C27"/>
    <w:rsid w:val="00162A8E"/>
    <w:rsid w:val="00163959"/>
    <w:rsid w:val="0016494C"/>
    <w:rsid w:val="00166636"/>
    <w:rsid w:val="001677FB"/>
    <w:rsid w:val="0017252A"/>
    <w:rsid w:val="00172F66"/>
    <w:rsid w:val="00173256"/>
    <w:rsid w:val="001734C4"/>
    <w:rsid w:val="00173BB7"/>
    <w:rsid w:val="00174593"/>
    <w:rsid w:val="00174756"/>
    <w:rsid w:val="00174C93"/>
    <w:rsid w:val="001756FD"/>
    <w:rsid w:val="00175AB4"/>
    <w:rsid w:val="00176888"/>
    <w:rsid w:val="001835EE"/>
    <w:rsid w:val="001839D8"/>
    <w:rsid w:val="00183AF5"/>
    <w:rsid w:val="00186416"/>
    <w:rsid w:val="0019094B"/>
    <w:rsid w:val="001912D8"/>
    <w:rsid w:val="001923FE"/>
    <w:rsid w:val="0019321D"/>
    <w:rsid w:val="00193DA3"/>
    <w:rsid w:val="00193E59"/>
    <w:rsid w:val="001943AB"/>
    <w:rsid w:val="00194672"/>
    <w:rsid w:val="00194E9B"/>
    <w:rsid w:val="00196107"/>
    <w:rsid w:val="00197C85"/>
    <w:rsid w:val="001A05FC"/>
    <w:rsid w:val="001A0937"/>
    <w:rsid w:val="001A4A8D"/>
    <w:rsid w:val="001A6179"/>
    <w:rsid w:val="001A6417"/>
    <w:rsid w:val="001B0DAB"/>
    <w:rsid w:val="001B1D5F"/>
    <w:rsid w:val="001B2E9F"/>
    <w:rsid w:val="001B47C7"/>
    <w:rsid w:val="001B49CC"/>
    <w:rsid w:val="001B582E"/>
    <w:rsid w:val="001B6487"/>
    <w:rsid w:val="001C05DA"/>
    <w:rsid w:val="001C0F5B"/>
    <w:rsid w:val="001C3897"/>
    <w:rsid w:val="001C414C"/>
    <w:rsid w:val="001C61A5"/>
    <w:rsid w:val="001C7065"/>
    <w:rsid w:val="001D11F7"/>
    <w:rsid w:val="001D27C8"/>
    <w:rsid w:val="001D399A"/>
    <w:rsid w:val="001D41C1"/>
    <w:rsid w:val="001D553F"/>
    <w:rsid w:val="001D779E"/>
    <w:rsid w:val="001D7930"/>
    <w:rsid w:val="001E0C63"/>
    <w:rsid w:val="001E3421"/>
    <w:rsid w:val="001E4F5E"/>
    <w:rsid w:val="001E61A2"/>
    <w:rsid w:val="001E6E00"/>
    <w:rsid w:val="001E7B85"/>
    <w:rsid w:val="001F0D8B"/>
    <w:rsid w:val="001F420D"/>
    <w:rsid w:val="001F4214"/>
    <w:rsid w:val="001F531A"/>
    <w:rsid w:val="001F5E52"/>
    <w:rsid w:val="0020032F"/>
    <w:rsid w:val="002011E1"/>
    <w:rsid w:val="00204216"/>
    <w:rsid w:val="00205347"/>
    <w:rsid w:val="002063ED"/>
    <w:rsid w:val="00206CEA"/>
    <w:rsid w:val="00210562"/>
    <w:rsid w:val="00210EA9"/>
    <w:rsid w:val="00211AE0"/>
    <w:rsid w:val="002121FA"/>
    <w:rsid w:val="002134DD"/>
    <w:rsid w:val="00214E02"/>
    <w:rsid w:val="00220FBA"/>
    <w:rsid w:val="00221262"/>
    <w:rsid w:val="0022211E"/>
    <w:rsid w:val="00222313"/>
    <w:rsid w:val="002234AC"/>
    <w:rsid w:val="002236A8"/>
    <w:rsid w:val="002268B7"/>
    <w:rsid w:val="00226919"/>
    <w:rsid w:val="00227A4D"/>
    <w:rsid w:val="00227CF3"/>
    <w:rsid w:val="00227E5C"/>
    <w:rsid w:val="00231F1D"/>
    <w:rsid w:val="00231F9A"/>
    <w:rsid w:val="00234EFE"/>
    <w:rsid w:val="00235124"/>
    <w:rsid w:val="002362C5"/>
    <w:rsid w:val="0023686F"/>
    <w:rsid w:val="00236C21"/>
    <w:rsid w:val="00237369"/>
    <w:rsid w:val="00241CA7"/>
    <w:rsid w:val="0024224D"/>
    <w:rsid w:val="00242DE3"/>
    <w:rsid w:val="0024370F"/>
    <w:rsid w:val="00243974"/>
    <w:rsid w:val="002445A9"/>
    <w:rsid w:val="00246F65"/>
    <w:rsid w:val="0024708A"/>
    <w:rsid w:val="00247391"/>
    <w:rsid w:val="00247DD1"/>
    <w:rsid w:val="00247FD4"/>
    <w:rsid w:val="002504A4"/>
    <w:rsid w:val="00251D88"/>
    <w:rsid w:val="00253695"/>
    <w:rsid w:val="002547BB"/>
    <w:rsid w:val="002568A2"/>
    <w:rsid w:val="002572F9"/>
    <w:rsid w:val="002577C2"/>
    <w:rsid w:val="00260E65"/>
    <w:rsid w:val="00262032"/>
    <w:rsid w:val="00262428"/>
    <w:rsid w:val="002639C4"/>
    <w:rsid w:val="00265201"/>
    <w:rsid w:val="00267390"/>
    <w:rsid w:val="002734E0"/>
    <w:rsid w:val="0027539A"/>
    <w:rsid w:val="00280A54"/>
    <w:rsid w:val="0028335F"/>
    <w:rsid w:val="00287DE5"/>
    <w:rsid w:val="00287FA4"/>
    <w:rsid w:val="00290007"/>
    <w:rsid w:val="0029034F"/>
    <w:rsid w:val="002909D0"/>
    <w:rsid w:val="00291363"/>
    <w:rsid w:val="00291519"/>
    <w:rsid w:val="002921E8"/>
    <w:rsid w:val="00295207"/>
    <w:rsid w:val="00295559"/>
    <w:rsid w:val="00296403"/>
    <w:rsid w:val="00296FA5"/>
    <w:rsid w:val="002A0B16"/>
    <w:rsid w:val="002A1A03"/>
    <w:rsid w:val="002A3743"/>
    <w:rsid w:val="002A5267"/>
    <w:rsid w:val="002A557E"/>
    <w:rsid w:val="002A6806"/>
    <w:rsid w:val="002B53CC"/>
    <w:rsid w:val="002C0FAB"/>
    <w:rsid w:val="002C1D8F"/>
    <w:rsid w:val="002C291D"/>
    <w:rsid w:val="002C4DCC"/>
    <w:rsid w:val="002C4FA9"/>
    <w:rsid w:val="002C7A28"/>
    <w:rsid w:val="002D3A6A"/>
    <w:rsid w:val="002D3DFC"/>
    <w:rsid w:val="002D49A9"/>
    <w:rsid w:val="002D4FF0"/>
    <w:rsid w:val="002D5076"/>
    <w:rsid w:val="002D657E"/>
    <w:rsid w:val="002D6BFF"/>
    <w:rsid w:val="002E007B"/>
    <w:rsid w:val="002E1833"/>
    <w:rsid w:val="002E35AF"/>
    <w:rsid w:val="002E4738"/>
    <w:rsid w:val="002E53EE"/>
    <w:rsid w:val="002E5D0A"/>
    <w:rsid w:val="002E7972"/>
    <w:rsid w:val="002F3856"/>
    <w:rsid w:val="002F62B1"/>
    <w:rsid w:val="002F6C70"/>
    <w:rsid w:val="002F7091"/>
    <w:rsid w:val="002F7FF7"/>
    <w:rsid w:val="00300A44"/>
    <w:rsid w:val="00300BE2"/>
    <w:rsid w:val="00303CDE"/>
    <w:rsid w:val="0030475F"/>
    <w:rsid w:val="003048D5"/>
    <w:rsid w:val="0030657F"/>
    <w:rsid w:val="00307C6A"/>
    <w:rsid w:val="00310AFE"/>
    <w:rsid w:val="00312042"/>
    <w:rsid w:val="00313440"/>
    <w:rsid w:val="00314D91"/>
    <w:rsid w:val="003150CE"/>
    <w:rsid w:val="00316192"/>
    <w:rsid w:val="00316CB2"/>
    <w:rsid w:val="00317F59"/>
    <w:rsid w:val="0032417D"/>
    <w:rsid w:val="003253D4"/>
    <w:rsid w:val="00326044"/>
    <w:rsid w:val="00327DF2"/>
    <w:rsid w:val="003320FC"/>
    <w:rsid w:val="0033381A"/>
    <w:rsid w:val="003345F4"/>
    <w:rsid w:val="00334E0D"/>
    <w:rsid w:val="00336C2C"/>
    <w:rsid w:val="00340A5A"/>
    <w:rsid w:val="00340B17"/>
    <w:rsid w:val="003419A0"/>
    <w:rsid w:val="0034227F"/>
    <w:rsid w:val="0034241F"/>
    <w:rsid w:val="00344D01"/>
    <w:rsid w:val="00346225"/>
    <w:rsid w:val="003462BA"/>
    <w:rsid w:val="0035050F"/>
    <w:rsid w:val="003515A7"/>
    <w:rsid w:val="00352328"/>
    <w:rsid w:val="003529AB"/>
    <w:rsid w:val="0035320B"/>
    <w:rsid w:val="00357C92"/>
    <w:rsid w:val="00357E5F"/>
    <w:rsid w:val="00361BE8"/>
    <w:rsid w:val="00363573"/>
    <w:rsid w:val="003644E0"/>
    <w:rsid w:val="003649C6"/>
    <w:rsid w:val="0036613F"/>
    <w:rsid w:val="00366657"/>
    <w:rsid w:val="00366BED"/>
    <w:rsid w:val="00367902"/>
    <w:rsid w:val="00371917"/>
    <w:rsid w:val="00371B1D"/>
    <w:rsid w:val="00373F40"/>
    <w:rsid w:val="00373F75"/>
    <w:rsid w:val="00375DC0"/>
    <w:rsid w:val="00376A85"/>
    <w:rsid w:val="00381367"/>
    <w:rsid w:val="003823BA"/>
    <w:rsid w:val="003836E1"/>
    <w:rsid w:val="00384107"/>
    <w:rsid w:val="00385295"/>
    <w:rsid w:val="00385665"/>
    <w:rsid w:val="00386B19"/>
    <w:rsid w:val="00390DE0"/>
    <w:rsid w:val="003922EF"/>
    <w:rsid w:val="003924D0"/>
    <w:rsid w:val="00393969"/>
    <w:rsid w:val="003A0675"/>
    <w:rsid w:val="003A3B33"/>
    <w:rsid w:val="003A3CD1"/>
    <w:rsid w:val="003A4592"/>
    <w:rsid w:val="003A6A3F"/>
    <w:rsid w:val="003A77F5"/>
    <w:rsid w:val="003B027B"/>
    <w:rsid w:val="003B15B8"/>
    <w:rsid w:val="003B1F9E"/>
    <w:rsid w:val="003B25C1"/>
    <w:rsid w:val="003B31DE"/>
    <w:rsid w:val="003B3AC9"/>
    <w:rsid w:val="003B3F1D"/>
    <w:rsid w:val="003B3FC7"/>
    <w:rsid w:val="003B4B23"/>
    <w:rsid w:val="003B6572"/>
    <w:rsid w:val="003B7003"/>
    <w:rsid w:val="003B74B1"/>
    <w:rsid w:val="003C1E59"/>
    <w:rsid w:val="003C2A91"/>
    <w:rsid w:val="003C34DF"/>
    <w:rsid w:val="003C6961"/>
    <w:rsid w:val="003C6FB2"/>
    <w:rsid w:val="003C7204"/>
    <w:rsid w:val="003C72C9"/>
    <w:rsid w:val="003D00FE"/>
    <w:rsid w:val="003D50DA"/>
    <w:rsid w:val="003D6E92"/>
    <w:rsid w:val="003E1F6B"/>
    <w:rsid w:val="003E3458"/>
    <w:rsid w:val="003E430E"/>
    <w:rsid w:val="003E462F"/>
    <w:rsid w:val="003E50B1"/>
    <w:rsid w:val="003E5150"/>
    <w:rsid w:val="003E5F2D"/>
    <w:rsid w:val="003F323E"/>
    <w:rsid w:val="003F32A1"/>
    <w:rsid w:val="003F3395"/>
    <w:rsid w:val="003F4630"/>
    <w:rsid w:val="003F5959"/>
    <w:rsid w:val="003F5CB9"/>
    <w:rsid w:val="003F6E82"/>
    <w:rsid w:val="00400469"/>
    <w:rsid w:val="004005B8"/>
    <w:rsid w:val="00400A02"/>
    <w:rsid w:val="004034FB"/>
    <w:rsid w:val="004058A6"/>
    <w:rsid w:val="00406A02"/>
    <w:rsid w:val="00406C6F"/>
    <w:rsid w:val="00407F9F"/>
    <w:rsid w:val="00410ABB"/>
    <w:rsid w:val="00412445"/>
    <w:rsid w:val="004141B3"/>
    <w:rsid w:val="00423493"/>
    <w:rsid w:val="0042352A"/>
    <w:rsid w:val="004236D0"/>
    <w:rsid w:val="004238B6"/>
    <w:rsid w:val="00425448"/>
    <w:rsid w:val="00425CAD"/>
    <w:rsid w:val="00425FFE"/>
    <w:rsid w:val="004276C0"/>
    <w:rsid w:val="00427D27"/>
    <w:rsid w:val="004304AE"/>
    <w:rsid w:val="004357F5"/>
    <w:rsid w:val="00437280"/>
    <w:rsid w:val="004374F8"/>
    <w:rsid w:val="00437549"/>
    <w:rsid w:val="00440DAF"/>
    <w:rsid w:val="00442742"/>
    <w:rsid w:val="00442A55"/>
    <w:rsid w:val="00444313"/>
    <w:rsid w:val="00446433"/>
    <w:rsid w:val="00450AF3"/>
    <w:rsid w:val="004517BF"/>
    <w:rsid w:val="00451831"/>
    <w:rsid w:val="00452E61"/>
    <w:rsid w:val="00453BDB"/>
    <w:rsid w:val="00455C88"/>
    <w:rsid w:val="00455D39"/>
    <w:rsid w:val="004572CC"/>
    <w:rsid w:val="00457C6B"/>
    <w:rsid w:val="00457E3B"/>
    <w:rsid w:val="0046061A"/>
    <w:rsid w:val="004628B3"/>
    <w:rsid w:val="00462F97"/>
    <w:rsid w:val="00462FCA"/>
    <w:rsid w:val="00464C8A"/>
    <w:rsid w:val="00464FB1"/>
    <w:rsid w:val="004667B2"/>
    <w:rsid w:val="0046698C"/>
    <w:rsid w:val="00467FF8"/>
    <w:rsid w:val="00470E1B"/>
    <w:rsid w:val="00471AE7"/>
    <w:rsid w:val="00472D60"/>
    <w:rsid w:val="00473E15"/>
    <w:rsid w:val="004749F5"/>
    <w:rsid w:val="0047607E"/>
    <w:rsid w:val="00477808"/>
    <w:rsid w:val="004818B5"/>
    <w:rsid w:val="004837C8"/>
    <w:rsid w:val="00483E4D"/>
    <w:rsid w:val="00484991"/>
    <w:rsid w:val="00484C78"/>
    <w:rsid w:val="0048576E"/>
    <w:rsid w:val="0048704A"/>
    <w:rsid w:val="00491306"/>
    <w:rsid w:val="00491EE0"/>
    <w:rsid w:val="004927D9"/>
    <w:rsid w:val="00495742"/>
    <w:rsid w:val="004A0557"/>
    <w:rsid w:val="004A09E8"/>
    <w:rsid w:val="004A0F63"/>
    <w:rsid w:val="004A2B28"/>
    <w:rsid w:val="004A2CEC"/>
    <w:rsid w:val="004A2CEE"/>
    <w:rsid w:val="004A2D98"/>
    <w:rsid w:val="004A3925"/>
    <w:rsid w:val="004A4217"/>
    <w:rsid w:val="004A4F92"/>
    <w:rsid w:val="004A65ED"/>
    <w:rsid w:val="004B4151"/>
    <w:rsid w:val="004B445E"/>
    <w:rsid w:val="004B621D"/>
    <w:rsid w:val="004B747C"/>
    <w:rsid w:val="004C0350"/>
    <w:rsid w:val="004C03B6"/>
    <w:rsid w:val="004C1B54"/>
    <w:rsid w:val="004C3A9C"/>
    <w:rsid w:val="004C4C4C"/>
    <w:rsid w:val="004C537D"/>
    <w:rsid w:val="004C69F5"/>
    <w:rsid w:val="004D0759"/>
    <w:rsid w:val="004D09E3"/>
    <w:rsid w:val="004D0AEC"/>
    <w:rsid w:val="004D1A77"/>
    <w:rsid w:val="004D27EF"/>
    <w:rsid w:val="004D34CF"/>
    <w:rsid w:val="004D3792"/>
    <w:rsid w:val="004D41EA"/>
    <w:rsid w:val="004D450B"/>
    <w:rsid w:val="004D5D3D"/>
    <w:rsid w:val="004D668F"/>
    <w:rsid w:val="004E1818"/>
    <w:rsid w:val="004E3D46"/>
    <w:rsid w:val="004E4532"/>
    <w:rsid w:val="004E49E3"/>
    <w:rsid w:val="004E4AD5"/>
    <w:rsid w:val="004E53AD"/>
    <w:rsid w:val="004E6487"/>
    <w:rsid w:val="004E74D9"/>
    <w:rsid w:val="004F1286"/>
    <w:rsid w:val="004F31FD"/>
    <w:rsid w:val="004F36F2"/>
    <w:rsid w:val="004F3C58"/>
    <w:rsid w:val="004F4652"/>
    <w:rsid w:val="004F5309"/>
    <w:rsid w:val="004F70D9"/>
    <w:rsid w:val="004F7532"/>
    <w:rsid w:val="004F7D03"/>
    <w:rsid w:val="004F7DC4"/>
    <w:rsid w:val="00503DB9"/>
    <w:rsid w:val="00505B70"/>
    <w:rsid w:val="00506926"/>
    <w:rsid w:val="00506CE3"/>
    <w:rsid w:val="00506E38"/>
    <w:rsid w:val="00507149"/>
    <w:rsid w:val="00510C04"/>
    <w:rsid w:val="005126E8"/>
    <w:rsid w:val="005133EF"/>
    <w:rsid w:val="0051570C"/>
    <w:rsid w:val="005161EA"/>
    <w:rsid w:val="00516427"/>
    <w:rsid w:val="00517D01"/>
    <w:rsid w:val="0052133B"/>
    <w:rsid w:val="005217C4"/>
    <w:rsid w:val="0052229F"/>
    <w:rsid w:val="00526A3F"/>
    <w:rsid w:val="005308D8"/>
    <w:rsid w:val="00532297"/>
    <w:rsid w:val="00532916"/>
    <w:rsid w:val="0053293D"/>
    <w:rsid w:val="00532EAA"/>
    <w:rsid w:val="00535236"/>
    <w:rsid w:val="00535935"/>
    <w:rsid w:val="00536406"/>
    <w:rsid w:val="00537FA8"/>
    <w:rsid w:val="00542183"/>
    <w:rsid w:val="005434C8"/>
    <w:rsid w:val="005455E0"/>
    <w:rsid w:val="00550067"/>
    <w:rsid w:val="0055138B"/>
    <w:rsid w:val="00552C9F"/>
    <w:rsid w:val="00554EF9"/>
    <w:rsid w:val="00556A7E"/>
    <w:rsid w:val="00556D6E"/>
    <w:rsid w:val="005572FF"/>
    <w:rsid w:val="005575A2"/>
    <w:rsid w:val="00557CAE"/>
    <w:rsid w:val="00561102"/>
    <w:rsid w:val="0056189E"/>
    <w:rsid w:val="00561969"/>
    <w:rsid w:val="00564A9E"/>
    <w:rsid w:val="005660F0"/>
    <w:rsid w:val="005669EE"/>
    <w:rsid w:val="00566FC1"/>
    <w:rsid w:val="00573AB1"/>
    <w:rsid w:val="00573C7F"/>
    <w:rsid w:val="00574F11"/>
    <w:rsid w:val="005751B9"/>
    <w:rsid w:val="005761BB"/>
    <w:rsid w:val="005767F0"/>
    <w:rsid w:val="00577870"/>
    <w:rsid w:val="0057798D"/>
    <w:rsid w:val="005813D4"/>
    <w:rsid w:val="00584785"/>
    <w:rsid w:val="00585877"/>
    <w:rsid w:val="00585E40"/>
    <w:rsid w:val="00586626"/>
    <w:rsid w:val="00587648"/>
    <w:rsid w:val="00587B88"/>
    <w:rsid w:val="00590B90"/>
    <w:rsid w:val="005938C2"/>
    <w:rsid w:val="00593ED0"/>
    <w:rsid w:val="0059455D"/>
    <w:rsid w:val="0059585F"/>
    <w:rsid w:val="00595E14"/>
    <w:rsid w:val="00597042"/>
    <w:rsid w:val="00597D4F"/>
    <w:rsid w:val="005A0DB3"/>
    <w:rsid w:val="005A3111"/>
    <w:rsid w:val="005A3526"/>
    <w:rsid w:val="005A444D"/>
    <w:rsid w:val="005A487E"/>
    <w:rsid w:val="005A5299"/>
    <w:rsid w:val="005A7FCC"/>
    <w:rsid w:val="005B0F73"/>
    <w:rsid w:val="005B1182"/>
    <w:rsid w:val="005B600F"/>
    <w:rsid w:val="005B6FF1"/>
    <w:rsid w:val="005B718A"/>
    <w:rsid w:val="005C065D"/>
    <w:rsid w:val="005C17E8"/>
    <w:rsid w:val="005C1897"/>
    <w:rsid w:val="005C2DFB"/>
    <w:rsid w:val="005C5BCE"/>
    <w:rsid w:val="005C724D"/>
    <w:rsid w:val="005D3518"/>
    <w:rsid w:val="005D527C"/>
    <w:rsid w:val="005D5BDE"/>
    <w:rsid w:val="005D712E"/>
    <w:rsid w:val="005D73B8"/>
    <w:rsid w:val="005E0C02"/>
    <w:rsid w:val="005F0D34"/>
    <w:rsid w:val="005F1EF9"/>
    <w:rsid w:val="005F22A5"/>
    <w:rsid w:val="005F4B82"/>
    <w:rsid w:val="005F58BE"/>
    <w:rsid w:val="005F65C3"/>
    <w:rsid w:val="005F7B35"/>
    <w:rsid w:val="0060105F"/>
    <w:rsid w:val="006029A9"/>
    <w:rsid w:val="00603AB9"/>
    <w:rsid w:val="00605D4D"/>
    <w:rsid w:val="00606422"/>
    <w:rsid w:val="00607F27"/>
    <w:rsid w:val="00607FDE"/>
    <w:rsid w:val="006102A0"/>
    <w:rsid w:val="00610B28"/>
    <w:rsid w:val="0061299F"/>
    <w:rsid w:val="00612C55"/>
    <w:rsid w:val="006147FE"/>
    <w:rsid w:val="00614A26"/>
    <w:rsid w:val="0061612C"/>
    <w:rsid w:val="00623A38"/>
    <w:rsid w:val="00624663"/>
    <w:rsid w:val="0062748A"/>
    <w:rsid w:val="006335E2"/>
    <w:rsid w:val="00633975"/>
    <w:rsid w:val="0063474B"/>
    <w:rsid w:val="00635573"/>
    <w:rsid w:val="006373D9"/>
    <w:rsid w:val="00637879"/>
    <w:rsid w:val="00640ADB"/>
    <w:rsid w:val="006423AC"/>
    <w:rsid w:val="00643303"/>
    <w:rsid w:val="00644DBF"/>
    <w:rsid w:val="006459BB"/>
    <w:rsid w:val="00652473"/>
    <w:rsid w:val="00652AEC"/>
    <w:rsid w:val="00652C45"/>
    <w:rsid w:val="00654269"/>
    <w:rsid w:val="0065510C"/>
    <w:rsid w:val="00656DB6"/>
    <w:rsid w:val="006611CF"/>
    <w:rsid w:val="00663D31"/>
    <w:rsid w:val="00665CE0"/>
    <w:rsid w:val="006660B4"/>
    <w:rsid w:val="006710FC"/>
    <w:rsid w:val="00671AC2"/>
    <w:rsid w:val="00671EA0"/>
    <w:rsid w:val="00674D5E"/>
    <w:rsid w:val="0067508F"/>
    <w:rsid w:val="00676129"/>
    <w:rsid w:val="006762F1"/>
    <w:rsid w:val="006822AE"/>
    <w:rsid w:val="00682C2F"/>
    <w:rsid w:val="006831E8"/>
    <w:rsid w:val="00690C0A"/>
    <w:rsid w:val="00690DAA"/>
    <w:rsid w:val="006912C8"/>
    <w:rsid w:val="0069433E"/>
    <w:rsid w:val="006947B5"/>
    <w:rsid w:val="00695A44"/>
    <w:rsid w:val="00696EB7"/>
    <w:rsid w:val="006A1D5A"/>
    <w:rsid w:val="006A58A5"/>
    <w:rsid w:val="006A6467"/>
    <w:rsid w:val="006A6A18"/>
    <w:rsid w:val="006A7B67"/>
    <w:rsid w:val="006B05A7"/>
    <w:rsid w:val="006B0767"/>
    <w:rsid w:val="006B111C"/>
    <w:rsid w:val="006B53E0"/>
    <w:rsid w:val="006B7386"/>
    <w:rsid w:val="006C129F"/>
    <w:rsid w:val="006C2BD0"/>
    <w:rsid w:val="006C3B67"/>
    <w:rsid w:val="006C4C89"/>
    <w:rsid w:val="006C5803"/>
    <w:rsid w:val="006C643B"/>
    <w:rsid w:val="006C6C2B"/>
    <w:rsid w:val="006D1D4E"/>
    <w:rsid w:val="006D20D9"/>
    <w:rsid w:val="006D3514"/>
    <w:rsid w:val="006D3EDF"/>
    <w:rsid w:val="006D4C78"/>
    <w:rsid w:val="006D6550"/>
    <w:rsid w:val="006E0A34"/>
    <w:rsid w:val="006E0BAD"/>
    <w:rsid w:val="006E2676"/>
    <w:rsid w:val="006E4A08"/>
    <w:rsid w:val="006E76F4"/>
    <w:rsid w:val="006F10F3"/>
    <w:rsid w:val="006F4A71"/>
    <w:rsid w:val="006F6345"/>
    <w:rsid w:val="00701978"/>
    <w:rsid w:val="00702021"/>
    <w:rsid w:val="0070300B"/>
    <w:rsid w:val="00703750"/>
    <w:rsid w:val="007046DF"/>
    <w:rsid w:val="00704AEE"/>
    <w:rsid w:val="0070793C"/>
    <w:rsid w:val="007111D7"/>
    <w:rsid w:val="007117E0"/>
    <w:rsid w:val="007129F8"/>
    <w:rsid w:val="00712D05"/>
    <w:rsid w:val="00715141"/>
    <w:rsid w:val="007153E7"/>
    <w:rsid w:val="00715C84"/>
    <w:rsid w:val="00715F8B"/>
    <w:rsid w:val="00717B2A"/>
    <w:rsid w:val="00721316"/>
    <w:rsid w:val="00724030"/>
    <w:rsid w:val="00724311"/>
    <w:rsid w:val="0072448C"/>
    <w:rsid w:val="007260E6"/>
    <w:rsid w:val="00727A27"/>
    <w:rsid w:val="00730551"/>
    <w:rsid w:val="007314CD"/>
    <w:rsid w:val="0073197F"/>
    <w:rsid w:val="007322C3"/>
    <w:rsid w:val="00733C8E"/>
    <w:rsid w:val="00734136"/>
    <w:rsid w:val="00734CC0"/>
    <w:rsid w:val="007351FF"/>
    <w:rsid w:val="00735CF2"/>
    <w:rsid w:val="007361CA"/>
    <w:rsid w:val="00736355"/>
    <w:rsid w:val="00740055"/>
    <w:rsid w:val="007402F3"/>
    <w:rsid w:val="0074075B"/>
    <w:rsid w:val="00741262"/>
    <w:rsid w:val="0074323A"/>
    <w:rsid w:val="007432CF"/>
    <w:rsid w:val="007436FF"/>
    <w:rsid w:val="00744AB4"/>
    <w:rsid w:val="0074654A"/>
    <w:rsid w:val="00746B06"/>
    <w:rsid w:val="00747010"/>
    <w:rsid w:val="00747149"/>
    <w:rsid w:val="00750B2E"/>
    <w:rsid w:val="00751380"/>
    <w:rsid w:val="00754264"/>
    <w:rsid w:val="007547F9"/>
    <w:rsid w:val="00755234"/>
    <w:rsid w:val="00756087"/>
    <w:rsid w:val="007568C7"/>
    <w:rsid w:val="007572B1"/>
    <w:rsid w:val="00760281"/>
    <w:rsid w:val="007610B9"/>
    <w:rsid w:val="00761275"/>
    <w:rsid w:val="00762C35"/>
    <w:rsid w:val="00762F6A"/>
    <w:rsid w:val="007630CA"/>
    <w:rsid w:val="00767BA7"/>
    <w:rsid w:val="00770030"/>
    <w:rsid w:val="0077115A"/>
    <w:rsid w:val="00771449"/>
    <w:rsid w:val="007808F9"/>
    <w:rsid w:val="00782869"/>
    <w:rsid w:val="00782A25"/>
    <w:rsid w:val="0078316F"/>
    <w:rsid w:val="00783598"/>
    <w:rsid w:val="00783E7F"/>
    <w:rsid w:val="00785B77"/>
    <w:rsid w:val="007865A0"/>
    <w:rsid w:val="0079074B"/>
    <w:rsid w:val="0079139E"/>
    <w:rsid w:val="0079389B"/>
    <w:rsid w:val="00794A6F"/>
    <w:rsid w:val="00794E8E"/>
    <w:rsid w:val="007962DF"/>
    <w:rsid w:val="007969DA"/>
    <w:rsid w:val="00796C6D"/>
    <w:rsid w:val="00797685"/>
    <w:rsid w:val="007A0CE6"/>
    <w:rsid w:val="007A12D0"/>
    <w:rsid w:val="007A2A79"/>
    <w:rsid w:val="007A3194"/>
    <w:rsid w:val="007A32C6"/>
    <w:rsid w:val="007A37FA"/>
    <w:rsid w:val="007A543A"/>
    <w:rsid w:val="007A66FF"/>
    <w:rsid w:val="007A6C1B"/>
    <w:rsid w:val="007A7824"/>
    <w:rsid w:val="007A7E33"/>
    <w:rsid w:val="007B01CD"/>
    <w:rsid w:val="007B0669"/>
    <w:rsid w:val="007B225C"/>
    <w:rsid w:val="007B25C2"/>
    <w:rsid w:val="007B26A1"/>
    <w:rsid w:val="007B3E12"/>
    <w:rsid w:val="007B4243"/>
    <w:rsid w:val="007B4730"/>
    <w:rsid w:val="007B5E83"/>
    <w:rsid w:val="007C25D2"/>
    <w:rsid w:val="007C3181"/>
    <w:rsid w:val="007C54BA"/>
    <w:rsid w:val="007C614E"/>
    <w:rsid w:val="007C6A7B"/>
    <w:rsid w:val="007D19DF"/>
    <w:rsid w:val="007D275F"/>
    <w:rsid w:val="007D2EB6"/>
    <w:rsid w:val="007D4FE2"/>
    <w:rsid w:val="007D5C7E"/>
    <w:rsid w:val="007D617D"/>
    <w:rsid w:val="007D73A6"/>
    <w:rsid w:val="007E012E"/>
    <w:rsid w:val="007E05D1"/>
    <w:rsid w:val="007E15E1"/>
    <w:rsid w:val="007E58ED"/>
    <w:rsid w:val="007E5A3A"/>
    <w:rsid w:val="007E5D29"/>
    <w:rsid w:val="007F0420"/>
    <w:rsid w:val="007F1096"/>
    <w:rsid w:val="007F1723"/>
    <w:rsid w:val="007F2ED4"/>
    <w:rsid w:val="007F5495"/>
    <w:rsid w:val="007F56FC"/>
    <w:rsid w:val="008002CF"/>
    <w:rsid w:val="008011EA"/>
    <w:rsid w:val="00801BC1"/>
    <w:rsid w:val="00802669"/>
    <w:rsid w:val="00806E5F"/>
    <w:rsid w:val="0080714C"/>
    <w:rsid w:val="00811DE7"/>
    <w:rsid w:val="00811E1C"/>
    <w:rsid w:val="00813389"/>
    <w:rsid w:val="00816B30"/>
    <w:rsid w:val="0082118F"/>
    <w:rsid w:val="00821E7C"/>
    <w:rsid w:val="00822EBC"/>
    <w:rsid w:val="00823E34"/>
    <w:rsid w:val="00824A9B"/>
    <w:rsid w:val="00831061"/>
    <w:rsid w:val="008310F7"/>
    <w:rsid w:val="008315A5"/>
    <w:rsid w:val="00831F66"/>
    <w:rsid w:val="00833A68"/>
    <w:rsid w:val="008358C2"/>
    <w:rsid w:val="00835AD7"/>
    <w:rsid w:val="00840D5E"/>
    <w:rsid w:val="008417CE"/>
    <w:rsid w:val="00841F2B"/>
    <w:rsid w:val="008425BA"/>
    <w:rsid w:val="00845352"/>
    <w:rsid w:val="00847681"/>
    <w:rsid w:val="00847A86"/>
    <w:rsid w:val="00847C0E"/>
    <w:rsid w:val="00851516"/>
    <w:rsid w:val="008557FA"/>
    <w:rsid w:val="0085693C"/>
    <w:rsid w:val="00856EB2"/>
    <w:rsid w:val="0086033A"/>
    <w:rsid w:val="00860DFD"/>
    <w:rsid w:val="008633D8"/>
    <w:rsid w:val="00863424"/>
    <w:rsid w:val="00863F03"/>
    <w:rsid w:val="008641AA"/>
    <w:rsid w:val="008641E2"/>
    <w:rsid w:val="00867E5A"/>
    <w:rsid w:val="00871A79"/>
    <w:rsid w:val="0087254F"/>
    <w:rsid w:val="008743DC"/>
    <w:rsid w:val="0087585D"/>
    <w:rsid w:val="0087596D"/>
    <w:rsid w:val="00877546"/>
    <w:rsid w:val="00881789"/>
    <w:rsid w:val="008823D2"/>
    <w:rsid w:val="00883EA3"/>
    <w:rsid w:val="00884932"/>
    <w:rsid w:val="00885358"/>
    <w:rsid w:val="008862B0"/>
    <w:rsid w:val="00886AF3"/>
    <w:rsid w:val="00886B0D"/>
    <w:rsid w:val="00887601"/>
    <w:rsid w:val="0089058A"/>
    <w:rsid w:val="008A1E85"/>
    <w:rsid w:val="008A2780"/>
    <w:rsid w:val="008A2EF2"/>
    <w:rsid w:val="008A3774"/>
    <w:rsid w:val="008A68BD"/>
    <w:rsid w:val="008A71EF"/>
    <w:rsid w:val="008B4387"/>
    <w:rsid w:val="008B6C35"/>
    <w:rsid w:val="008B74D0"/>
    <w:rsid w:val="008C04D9"/>
    <w:rsid w:val="008C4E79"/>
    <w:rsid w:val="008C57A0"/>
    <w:rsid w:val="008C7467"/>
    <w:rsid w:val="008D1628"/>
    <w:rsid w:val="008D2E04"/>
    <w:rsid w:val="008D3AC1"/>
    <w:rsid w:val="008D4B8E"/>
    <w:rsid w:val="008D4ECF"/>
    <w:rsid w:val="008D5010"/>
    <w:rsid w:val="008D5DE5"/>
    <w:rsid w:val="008D728E"/>
    <w:rsid w:val="008D74AE"/>
    <w:rsid w:val="008E02A1"/>
    <w:rsid w:val="008E127D"/>
    <w:rsid w:val="008E1CDF"/>
    <w:rsid w:val="008E255C"/>
    <w:rsid w:val="008E3A28"/>
    <w:rsid w:val="008E3DED"/>
    <w:rsid w:val="008E4099"/>
    <w:rsid w:val="008E4FC3"/>
    <w:rsid w:val="008E50F7"/>
    <w:rsid w:val="008E6D81"/>
    <w:rsid w:val="008E7816"/>
    <w:rsid w:val="008E7BEF"/>
    <w:rsid w:val="008E7D1D"/>
    <w:rsid w:val="008F059B"/>
    <w:rsid w:val="008F09B1"/>
    <w:rsid w:val="008F1005"/>
    <w:rsid w:val="008F1B44"/>
    <w:rsid w:val="008F1D86"/>
    <w:rsid w:val="008F4E19"/>
    <w:rsid w:val="0090098D"/>
    <w:rsid w:val="00901025"/>
    <w:rsid w:val="009011B9"/>
    <w:rsid w:val="0090164E"/>
    <w:rsid w:val="00901DDD"/>
    <w:rsid w:val="009034B7"/>
    <w:rsid w:val="00904AA3"/>
    <w:rsid w:val="00905B37"/>
    <w:rsid w:val="009063B7"/>
    <w:rsid w:val="00906C6D"/>
    <w:rsid w:val="00907249"/>
    <w:rsid w:val="009116CB"/>
    <w:rsid w:val="00915751"/>
    <w:rsid w:val="00916655"/>
    <w:rsid w:val="009167D3"/>
    <w:rsid w:val="009176D3"/>
    <w:rsid w:val="00917D7E"/>
    <w:rsid w:val="00921808"/>
    <w:rsid w:val="00921A2C"/>
    <w:rsid w:val="00922612"/>
    <w:rsid w:val="00924078"/>
    <w:rsid w:val="009241A7"/>
    <w:rsid w:val="00925D55"/>
    <w:rsid w:val="00925FF9"/>
    <w:rsid w:val="0092671E"/>
    <w:rsid w:val="0092700F"/>
    <w:rsid w:val="00930B1B"/>
    <w:rsid w:val="00931169"/>
    <w:rsid w:val="009314E8"/>
    <w:rsid w:val="00932211"/>
    <w:rsid w:val="00932DA8"/>
    <w:rsid w:val="00934E93"/>
    <w:rsid w:val="00934F6E"/>
    <w:rsid w:val="00934FDC"/>
    <w:rsid w:val="00936855"/>
    <w:rsid w:val="00936B5B"/>
    <w:rsid w:val="009379B1"/>
    <w:rsid w:val="00937B20"/>
    <w:rsid w:val="00937DFA"/>
    <w:rsid w:val="00940CAF"/>
    <w:rsid w:val="0094298A"/>
    <w:rsid w:val="00942CB1"/>
    <w:rsid w:val="00944334"/>
    <w:rsid w:val="009444C9"/>
    <w:rsid w:val="009446CA"/>
    <w:rsid w:val="00945F9F"/>
    <w:rsid w:val="0094601E"/>
    <w:rsid w:val="009460D4"/>
    <w:rsid w:val="00946FA1"/>
    <w:rsid w:val="00947867"/>
    <w:rsid w:val="00950600"/>
    <w:rsid w:val="00951CC0"/>
    <w:rsid w:val="00951E6D"/>
    <w:rsid w:val="00952414"/>
    <w:rsid w:val="00955A83"/>
    <w:rsid w:val="00960810"/>
    <w:rsid w:val="00961BAD"/>
    <w:rsid w:val="00963B0C"/>
    <w:rsid w:val="00964C5A"/>
    <w:rsid w:val="0096531F"/>
    <w:rsid w:val="00965C22"/>
    <w:rsid w:val="00966DE0"/>
    <w:rsid w:val="00966F84"/>
    <w:rsid w:val="0097016A"/>
    <w:rsid w:val="00971862"/>
    <w:rsid w:val="00971B23"/>
    <w:rsid w:val="009721EB"/>
    <w:rsid w:val="00974A82"/>
    <w:rsid w:val="00974C1A"/>
    <w:rsid w:val="009814A7"/>
    <w:rsid w:val="0098204A"/>
    <w:rsid w:val="00985566"/>
    <w:rsid w:val="00987698"/>
    <w:rsid w:val="00987B69"/>
    <w:rsid w:val="00987FDA"/>
    <w:rsid w:val="0099269E"/>
    <w:rsid w:val="009931E0"/>
    <w:rsid w:val="00994F68"/>
    <w:rsid w:val="0099632C"/>
    <w:rsid w:val="009A0A87"/>
    <w:rsid w:val="009A1168"/>
    <w:rsid w:val="009A5709"/>
    <w:rsid w:val="009A64BA"/>
    <w:rsid w:val="009A73E2"/>
    <w:rsid w:val="009B066D"/>
    <w:rsid w:val="009B0B24"/>
    <w:rsid w:val="009B1442"/>
    <w:rsid w:val="009B4EC4"/>
    <w:rsid w:val="009B6571"/>
    <w:rsid w:val="009B6671"/>
    <w:rsid w:val="009C311F"/>
    <w:rsid w:val="009C3312"/>
    <w:rsid w:val="009C3E12"/>
    <w:rsid w:val="009C5434"/>
    <w:rsid w:val="009C598F"/>
    <w:rsid w:val="009C6398"/>
    <w:rsid w:val="009C68B7"/>
    <w:rsid w:val="009C7179"/>
    <w:rsid w:val="009C7711"/>
    <w:rsid w:val="009C77F4"/>
    <w:rsid w:val="009C79C8"/>
    <w:rsid w:val="009D0C1D"/>
    <w:rsid w:val="009D205F"/>
    <w:rsid w:val="009D23E5"/>
    <w:rsid w:val="009D256C"/>
    <w:rsid w:val="009D2ABD"/>
    <w:rsid w:val="009D30F9"/>
    <w:rsid w:val="009D3679"/>
    <w:rsid w:val="009D38E6"/>
    <w:rsid w:val="009D4A91"/>
    <w:rsid w:val="009D4E09"/>
    <w:rsid w:val="009D7893"/>
    <w:rsid w:val="009D7DF5"/>
    <w:rsid w:val="009E08B7"/>
    <w:rsid w:val="009E1ADC"/>
    <w:rsid w:val="009E252B"/>
    <w:rsid w:val="009E271C"/>
    <w:rsid w:val="009E2B5E"/>
    <w:rsid w:val="009E34CD"/>
    <w:rsid w:val="009E6C0B"/>
    <w:rsid w:val="009F002E"/>
    <w:rsid w:val="009F045A"/>
    <w:rsid w:val="009F2FA7"/>
    <w:rsid w:val="009F57CC"/>
    <w:rsid w:val="009F7585"/>
    <w:rsid w:val="00A00A3B"/>
    <w:rsid w:val="00A016E2"/>
    <w:rsid w:val="00A02A74"/>
    <w:rsid w:val="00A046E8"/>
    <w:rsid w:val="00A050ED"/>
    <w:rsid w:val="00A067D4"/>
    <w:rsid w:val="00A07151"/>
    <w:rsid w:val="00A115D5"/>
    <w:rsid w:val="00A127FF"/>
    <w:rsid w:val="00A13A07"/>
    <w:rsid w:val="00A14C70"/>
    <w:rsid w:val="00A20D5A"/>
    <w:rsid w:val="00A232A3"/>
    <w:rsid w:val="00A24839"/>
    <w:rsid w:val="00A31ADC"/>
    <w:rsid w:val="00A349E5"/>
    <w:rsid w:val="00A34C89"/>
    <w:rsid w:val="00A35B12"/>
    <w:rsid w:val="00A4572D"/>
    <w:rsid w:val="00A47195"/>
    <w:rsid w:val="00A51B5D"/>
    <w:rsid w:val="00A5255F"/>
    <w:rsid w:val="00A54187"/>
    <w:rsid w:val="00A55E19"/>
    <w:rsid w:val="00A56673"/>
    <w:rsid w:val="00A614EC"/>
    <w:rsid w:val="00A630B1"/>
    <w:rsid w:val="00A63AEA"/>
    <w:rsid w:val="00A64EBA"/>
    <w:rsid w:val="00A71DD3"/>
    <w:rsid w:val="00A71FE6"/>
    <w:rsid w:val="00A73715"/>
    <w:rsid w:val="00A80899"/>
    <w:rsid w:val="00A8105D"/>
    <w:rsid w:val="00A81D83"/>
    <w:rsid w:val="00A84731"/>
    <w:rsid w:val="00A86085"/>
    <w:rsid w:val="00A87AC0"/>
    <w:rsid w:val="00A903EF"/>
    <w:rsid w:val="00A95897"/>
    <w:rsid w:val="00AA10BC"/>
    <w:rsid w:val="00AA4EFA"/>
    <w:rsid w:val="00AA5E1F"/>
    <w:rsid w:val="00AA6859"/>
    <w:rsid w:val="00AA6D2E"/>
    <w:rsid w:val="00AB1378"/>
    <w:rsid w:val="00AB21F8"/>
    <w:rsid w:val="00AB496A"/>
    <w:rsid w:val="00AB5ED5"/>
    <w:rsid w:val="00AB6AA8"/>
    <w:rsid w:val="00AB7304"/>
    <w:rsid w:val="00AB7A44"/>
    <w:rsid w:val="00AB7D93"/>
    <w:rsid w:val="00AC07C0"/>
    <w:rsid w:val="00AC2C85"/>
    <w:rsid w:val="00AC32FD"/>
    <w:rsid w:val="00AC44D7"/>
    <w:rsid w:val="00AC6740"/>
    <w:rsid w:val="00AC681E"/>
    <w:rsid w:val="00AC683A"/>
    <w:rsid w:val="00AC6D83"/>
    <w:rsid w:val="00AC7A7B"/>
    <w:rsid w:val="00AD1EF8"/>
    <w:rsid w:val="00AD4708"/>
    <w:rsid w:val="00AE0DCB"/>
    <w:rsid w:val="00AE16AB"/>
    <w:rsid w:val="00AE4DB2"/>
    <w:rsid w:val="00AE65EF"/>
    <w:rsid w:val="00AE6A0E"/>
    <w:rsid w:val="00AF18D4"/>
    <w:rsid w:val="00AF2951"/>
    <w:rsid w:val="00AF58AA"/>
    <w:rsid w:val="00AF631B"/>
    <w:rsid w:val="00AF631C"/>
    <w:rsid w:val="00AF749C"/>
    <w:rsid w:val="00AF7570"/>
    <w:rsid w:val="00AF7AFF"/>
    <w:rsid w:val="00B010CB"/>
    <w:rsid w:val="00B0234B"/>
    <w:rsid w:val="00B0416A"/>
    <w:rsid w:val="00B04440"/>
    <w:rsid w:val="00B04DE2"/>
    <w:rsid w:val="00B0532D"/>
    <w:rsid w:val="00B0677C"/>
    <w:rsid w:val="00B07241"/>
    <w:rsid w:val="00B0780B"/>
    <w:rsid w:val="00B10229"/>
    <w:rsid w:val="00B11234"/>
    <w:rsid w:val="00B11A98"/>
    <w:rsid w:val="00B13882"/>
    <w:rsid w:val="00B14FB4"/>
    <w:rsid w:val="00B16275"/>
    <w:rsid w:val="00B17FE9"/>
    <w:rsid w:val="00B229DB"/>
    <w:rsid w:val="00B25536"/>
    <w:rsid w:val="00B27F04"/>
    <w:rsid w:val="00B30410"/>
    <w:rsid w:val="00B32016"/>
    <w:rsid w:val="00B33190"/>
    <w:rsid w:val="00B34698"/>
    <w:rsid w:val="00B34C89"/>
    <w:rsid w:val="00B34DB2"/>
    <w:rsid w:val="00B3632A"/>
    <w:rsid w:val="00B36412"/>
    <w:rsid w:val="00B3646F"/>
    <w:rsid w:val="00B367E2"/>
    <w:rsid w:val="00B368FE"/>
    <w:rsid w:val="00B4283D"/>
    <w:rsid w:val="00B42AEC"/>
    <w:rsid w:val="00B4302B"/>
    <w:rsid w:val="00B43872"/>
    <w:rsid w:val="00B43CE8"/>
    <w:rsid w:val="00B46EE1"/>
    <w:rsid w:val="00B51B0B"/>
    <w:rsid w:val="00B52305"/>
    <w:rsid w:val="00B5294F"/>
    <w:rsid w:val="00B52BFF"/>
    <w:rsid w:val="00B52C15"/>
    <w:rsid w:val="00B535A6"/>
    <w:rsid w:val="00B537C1"/>
    <w:rsid w:val="00B53A60"/>
    <w:rsid w:val="00B5516B"/>
    <w:rsid w:val="00B56FC5"/>
    <w:rsid w:val="00B600AD"/>
    <w:rsid w:val="00B6217E"/>
    <w:rsid w:val="00B6269F"/>
    <w:rsid w:val="00B62807"/>
    <w:rsid w:val="00B63256"/>
    <w:rsid w:val="00B6360F"/>
    <w:rsid w:val="00B6401E"/>
    <w:rsid w:val="00B64256"/>
    <w:rsid w:val="00B6646E"/>
    <w:rsid w:val="00B72C93"/>
    <w:rsid w:val="00B74659"/>
    <w:rsid w:val="00B7674F"/>
    <w:rsid w:val="00B7733D"/>
    <w:rsid w:val="00B77E92"/>
    <w:rsid w:val="00B81BB7"/>
    <w:rsid w:val="00B82974"/>
    <w:rsid w:val="00B83F45"/>
    <w:rsid w:val="00B844B3"/>
    <w:rsid w:val="00B84DF7"/>
    <w:rsid w:val="00B864D6"/>
    <w:rsid w:val="00B86A57"/>
    <w:rsid w:val="00B87E2B"/>
    <w:rsid w:val="00B9225E"/>
    <w:rsid w:val="00B94CB0"/>
    <w:rsid w:val="00B9589A"/>
    <w:rsid w:val="00B9632A"/>
    <w:rsid w:val="00BA037E"/>
    <w:rsid w:val="00BA2E75"/>
    <w:rsid w:val="00BA305D"/>
    <w:rsid w:val="00BA54EE"/>
    <w:rsid w:val="00BA594C"/>
    <w:rsid w:val="00BB06CC"/>
    <w:rsid w:val="00BB09BB"/>
    <w:rsid w:val="00BB1C7C"/>
    <w:rsid w:val="00BB3216"/>
    <w:rsid w:val="00BB3FA9"/>
    <w:rsid w:val="00BB7570"/>
    <w:rsid w:val="00BC10F0"/>
    <w:rsid w:val="00BC2135"/>
    <w:rsid w:val="00BC3551"/>
    <w:rsid w:val="00BC4871"/>
    <w:rsid w:val="00BC6F26"/>
    <w:rsid w:val="00BC74B5"/>
    <w:rsid w:val="00BC7B04"/>
    <w:rsid w:val="00BD0019"/>
    <w:rsid w:val="00BD2526"/>
    <w:rsid w:val="00BD546B"/>
    <w:rsid w:val="00BD789C"/>
    <w:rsid w:val="00BD7A27"/>
    <w:rsid w:val="00BD7CF1"/>
    <w:rsid w:val="00BE1980"/>
    <w:rsid w:val="00BE2383"/>
    <w:rsid w:val="00BE3FF0"/>
    <w:rsid w:val="00BE5B75"/>
    <w:rsid w:val="00BE731C"/>
    <w:rsid w:val="00BF3146"/>
    <w:rsid w:val="00BF3ED7"/>
    <w:rsid w:val="00BF5594"/>
    <w:rsid w:val="00BF6D9F"/>
    <w:rsid w:val="00BF6F10"/>
    <w:rsid w:val="00BF7EE3"/>
    <w:rsid w:val="00C00EEA"/>
    <w:rsid w:val="00C0100D"/>
    <w:rsid w:val="00C01A6C"/>
    <w:rsid w:val="00C02C4A"/>
    <w:rsid w:val="00C04069"/>
    <w:rsid w:val="00C0492E"/>
    <w:rsid w:val="00C04E2E"/>
    <w:rsid w:val="00C05AD2"/>
    <w:rsid w:val="00C05BFF"/>
    <w:rsid w:val="00C0608D"/>
    <w:rsid w:val="00C06FEE"/>
    <w:rsid w:val="00C10A8D"/>
    <w:rsid w:val="00C112BB"/>
    <w:rsid w:val="00C11B2A"/>
    <w:rsid w:val="00C11B9F"/>
    <w:rsid w:val="00C12A79"/>
    <w:rsid w:val="00C13863"/>
    <w:rsid w:val="00C14D31"/>
    <w:rsid w:val="00C151F1"/>
    <w:rsid w:val="00C20C3E"/>
    <w:rsid w:val="00C2108E"/>
    <w:rsid w:val="00C232E8"/>
    <w:rsid w:val="00C26491"/>
    <w:rsid w:val="00C275B3"/>
    <w:rsid w:val="00C27AB6"/>
    <w:rsid w:val="00C27CD3"/>
    <w:rsid w:val="00C32AAA"/>
    <w:rsid w:val="00C35598"/>
    <w:rsid w:val="00C357CE"/>
    <w:rsid w:val="00C423FA"/>
    <w:rsid w:val="00C430EC"/>
    <w:rsid w:val="00C43210"/>
    <w:rsid w:val="00C439C0"/>
    <w:rsid w:val="00C441AD"/>
    <w:rsid w:val="00C45058"/>
    <w:rsid w:val="00C45F09"/>
    <w:rsid w:val="00C46AE6"/>
    <w:rsid w:val="00C47836"/>
    <w:rsid w:val="00C47FEC"/>
    <w:rsid w:val="00C50648"/>
    <w:rsid w:val="00C52C6C"/>
    <w:rsid w:val="00C561A7"/>
    <w:rsid w:val="00C56EFB"/>
    <w:rsid w:val="00C61022"/>
    <w:rsid w:val="00C61046"/>
    <w:rsid w:val="00C61897"/>
    <w:rsid w:val="00C61B53"/>
    <w:rsid w:val="00C6495A"/>
    <w:rsid w:val="00C67475"/>
    <w:rsid w:val="00C67DAA"/>
    <w:rsid w:val="00C67FB1"/>
    <w:rsid w:val="00C67FBC"/>
    <w:rsid w:val="00C728F7"/>
    <w:rsid w:val="00C7326F"/>
    <w:rsid w:val="00C761E3"/>
    <w:rsid w:val="00C763A8"/>
    <w:rsid w:val="00C76B1D"/>
    <w:rsid w:val="00C77555"/>
    <w:rsid w:val="00C77DB1"/>
    <w:rsid w:val="00C80EDF"/>
    <w:rsid w:val="00C816E5"/>
    <w:rsid w:val="00C83E1F"/>
    <w:rsid w:val="00C83FEA"/>
    <w:rsid w:val="00C84156"/>
    <w:rsid w:val="00C84C98"/>
    <w:rsid w:val="00C871AB"/>
    <w:rsid w:val="00C9106D"/>
    <w:rsid w:val="00C911A2"/>
    <w:rsid w:val="00C918D4"/>
    <w:rsid w:val="00C96FFE"/>
    <w:rsid w:val="00C97008"/>
    <w:rsid w:val="00CA041B"/>
    <w:rsid w:val="00CA0476"/>
    <w:rsid w:val="00CA09E3"/>
    <w:rsid w:val="00CA1D32"/>
    <w:rsid w:val="00CA441F"/>
    <w:rsid w:val="00CA659C"/>
    <w:rsid w:val="00CA676D"/>
    <w:rsid w:val="00CA6CE2"/>
    <w:rsid w:val="00CA7011"/>
    <w:rsid w:val="00CB0816"/>
    <w:rsid w:val="00CB0AC2"/>
    <w:rsid w:val="00CB0D41"/>
    <w:rsid w:val="00CB1B4A"/>
    <w:rsid w:val="00CB3001"/>
    <w:rsid w:val="00CB4D63"/>
    <w:rsid w:val="00CB5A13"/>
    <w:rsid w:val="00CB66F2"/>
    <w:rsid w:val="00CB7C88"/>
    <w:rsid w:val="00CB7FAE"/>
    <w:rsid w:val="00CC01EA"/>
    <w:rsid w:val="00CC164B"/>
    <w:rsid w:val="00CC31DD"/>
    <w:rsid w:val="00CC6805"/>
    <w:rsid w:val="00CC7574"/>
    <w:rsid w:val="00CD332F"/>
    <w:rsid w:val="00CD4273"/>
    <w:rsid w:val="00CD48B3"/>
    <w:rsid w:val="00CD50FF"/>
    <w:rsid w:val="00CD59F6"/>
    <w:rsid w:val="00CD6210"/>
    <w:rsid w:val="00CE21F8"/>
    <w:rsid w:val="00CE2A9A"/>
    <w:rsid w:val="00CE305D"/>
    <w:rsid w:val="00CE4A31"/>
    <w:rsid w:val="00CE5767"/>
    <w:rsid w:val="00CE60F8"/>
    <w:rsid w:val="00CF18C9"/>
    <w:rsid w:val="00CF33FF"/>
    <w:rsid w:val="00CF42A6"/>
    <w:rsid w:val="00CF578C"/>
    <w:rsid w:val="00CF7850"/>
    <w:rsid w:val="00D012CF"/>
    <w:rsid w:val="00D0388E"/>
    <w:rsid w:val="00D058DF"/>
    <w:rsid w:val="00D06DA5"/>
    <w:rsid w:val="00D07481"/>
    <w:rsid w:val="00D07A10"/>
    <w:rsid w:val="00D1111E"/>
    <w:rsid w:val="00D11614"/>
    <w:rsid w:val="00D13AF8"/>
    <w:rsid w:val="00D167F6"/>
    <w:rsid w:val="00D210EF"/>
    <w:rsid w:val="00D21661"/>
    <w:rsid w:val="00D216CC"/>
    <w:rsid w:val="00D2402C"/>
    <w:rsid w:val="00D24917"/>
    <w:rsid w:val="00D25F23"/>
    <w:rsid w:val="00D263BC"/>
    <w:rsid w:val="00D31AF4"/>
    <w:rsid w:val="00D31D31"/>
    <w:rsid w:val="00D32516"/>
    <w:rsid w:val="00D328CB"/>
    <w:rsid w:val="00D3437E"/>
    <w:rsid w:val="00D349E8"/>
    <w:rsid w:val="00D34CB6"/>
    <w:rsid w:val="00D35002"/>
    <w:rsid w:val="00D354FE"/>
    <w:rsid w:val="00D37BD6"/>
    <w:rsid w:val="00D40206"/>
    <w:rsid w:val="00D42624"/>
    <w:rsid w:val="00D42A50"/>
    <w:rsid w:val="00D44010"/>
    <w:rsid w:val="00D443EE"/>
    <w:rsid w:val="00D45785"/>
    <w:rsid w:val="00D477A9"/>
    <w:rsid w:val="00D47C48"/>
    <w:rsid w:val="00D47CD8"/>
    <w:rsid w:val="00D50BA7"/>
    <w:rsid w:val="00D511A6"/>
    <w:rsid w:val="00D55D47"/>
    <w:rsid w:val="00D56395"/>
    <w:rsid w:val="00D57492"/>
    <w:rsid w:val="00D606E5"/>
    <w:rsid w:val="00D6076E"/>
    <w:rsid w:val="00D62536"/>
    <w:rsid w:val="00D6352C"/>
    <w:rsid w:val="00D653F3"/>
    <w:rsid w:val="00D67DA1"/>
    <w:rsid w:val="00D70ACB"/>
    <w:rsid w:val="00D724DF"/>
    <w:rsid w:val="00D72C20"/>
    <w:rsid w:val="00D72F44"/>
    <w:rsid w:val="00D732CC"/>
    <w:rsid w:val="00D752B3"/>
    <w:rsid w:val="00D75CE6"/>
    <w:rsid w:val="00D767EF"/>
    <w:rsid w:val="00D77159"/>
    <w:rsid w:val="00D776C0"/>
    <w:rsid w:val="00D81228"/>
    <w:rsid w:val="00D816FE"/>
    <w:rsid w:val="00D818C6"/>
    <w:rsid w:val="00D85A59"/>
    <w:rsid w:val="00D86913"/>
    <w:rsid w:val="00D870C7"/>
    <w:rsid w:val="00D870EF"/>
    <w:rsid w:val="00D904FB"/>
    <w:rsid w:val="00D90D54"/>
    <w:rsid w:val="00D90FF2"/>
    <w:rsid w:val="00D91AF8"/>
    <w:rsid w:val="00D94FC0"/>
    <w:rsid w:val="00D956D9"/>
    <w:rsid w:val="00DA25DF"/>
    <w:rsid w:val="00DA2D64"/>
    <w:rsid w:val="00DA3CE6"/>
    <w:rsid w:val="00DA5C2E"/>
    <w:rsid w:val="00DA5DAE"/>
    <w:rsid w:val="00DA5EB9"/>
    <w:rsid w:val="00DA6F1D"/>
    <w:rsid w:val="00DB0FA4"/>
    <w:rsid w:val="00DB36D9"/>
    <w:rsid w:val="00DB3D45"/>
    <w:rsid w:val="00DB491D"/>
    <w:rsid w:val="00DB5DD0"/>
    <w:rsid w:val="00DB6440"/>
    <w:rsid w:val="00DC1598"/>
    <w:rsid w:val="00DD0D86"/>
    <w:rsid w:val="00DD1F1C"/>
    <w:rsid w:val="00DD4E98"/>
    <w:rsid w:val="00DD4F82"/>
    <w:rsid w:val="00DD5050"/>
    <w:rsid w:val="00DD5375"/>
    <w:rsid w:val="00DD5B8C"/>
    <w:rsid w:val="00DE1D6B"/>
    <w:rsid w:val="00DE2628"/>
    <w:rsid w:val="00DE2D03"/>
    <w:rsid w:val="00DE38FA"/>
    <w:rsid w:val="00DE4C9C"/>
    <w:rsid w:val="00DE655A"/>
    <w:rsid w:val="00DF42F2"/>
    <w:rsid w:val="00DF706B"/>
    <w:rsid w:val="00E003E1"/>
    <w:rsid w:val="00E00F04"/>
    <w:rsid w:val="00E01D38"/>
    <w:rsid w:val="00E02616"/>
    <w:rsid w:val="00E049D0"/>
    <w:rsid w:val="00E054B1"/>
    <w:rsid w:val="00E0777D"/>
    <w:rsid w:val="00E07B09"/>
    <w:rsid w:val="00E11D98"/>
    <w:rsid w:val="00E12AD1"/>
    <w:rsid w:val="00E12ECD"/>
    <w:rsid w:val="00E1738C"/>
    <w:rsid w:val="00E203A0"/>
    <w:rsid w:val="00E20DC9"/>
    <w:rsid w:val="00E21798"/>
    <w:rsid w:val="00E21BE7"/>
    <w:rsid w:val="00E2223F"/>
    <w:rsid w:val="00E2333A"/>
    <w:rsid w:val="00E24325"/>
    <w:rsid w:val="00E25436"/>
    <w:rsid w:val="00E25E1C"/>
    <w:rsid w:val="00E262EF"/>
    <w:rsid w:val="00E30579"/>
    <w:rsid w:val="00E30860"/>
    <w:rsid w:val="00E30AAE"/>
    <w:rsid w:val="00E32B98"/>
    <w:rsid w:val="00E32CE9"/>
    <w:rsid w:val="00E331D3"/>
    <w:rsid w:val="00E36997"/>
    <w:rsid w:val="00E36D5C"/>
    <w:rsid w:val="00E36F0F"/>
    <w:rsid w:val="00E36FA6"/>
    <w:rsid w:val="00E40BC3"/>
    <w:rsid w:val="00E4117B"/>
    <w:rsid w:val="00E42207"/>
    <w:rsid w:val="00E42813"/>
    <w:rsid w:val="00E43E75"/>
    <w:rsid w:val="00E4416F"/>
    <w:rsid w:val="00E4497E"/>
    <w:rsid w:val="00E5321A"/>
    <w:rsid w:val="00E532D0"/>
    <w:rsid w:val="00E53D95"/>
    <w:rsid w:val="00E542DE"/>
    <w:rsid w:val="00E54977"/>
    <w:rsid w:val="00E55FA4"/>
    <w:rsid w:val="00E5748D"/>
    <w:rsid w:val="00E57C2E"/>
    <w:rsid w:val="00E603F5"/>
    <w:rsid w:val="00E60FD7"/>
    <w:rsid w:val="00E6790A"/>
    <w:rsid w:val="00E758AC"/>
    <w:rsid w:val="00E77316"/>
    <w:rsid w:val="00E778EC"/>
    <w:rsid w:val="00E818A5"/>
    <w:rsid w:val="00E81FDE"/>
    <w:rsid w:val="00E836E9"/>
    <w:rsid w:val="00E84370"/>
    <w:rsid w:val="00E84584"/>
    <w:rsid w:val="00E84712"/>
    <w:rsid w:val="00E84E86"/>
    <w:rsid w:val="00E857C8"/>
    <w:rsid w:val="00E871F8"/>
    <w:rsid w:val="00E87EF6"/>
    <w:rsid w:val="00E87F9F"/>
    <w:rsid w:val="00E94463"/>
    <w:rsid w:val="00E94AF6"/>
    <w:rsid w:val="00E94F23"/>
    <w:rsid w:val="00E96659"/>
    <w:rsid w:val="00EA0993"/>
    <w:rsid w:val="00EA1274"/>
    <w:rsid w:val="00EA15EB"/>
    <w:rsid w:val="00EA1F75"/>
    <w:rsid w:val="00EA27F1"/>
    <w:rsid w:val="00EA4C47"/>
    <w:rsid w:val="00EA51B3"/>
    <w:rsid w:val="00EA6718"/>
    <w:rsid w:val="00EA7766"/>
    <w:rsid w:val="00EB1DB5"/>
    <w:rsid w:val="00EB2483"/>
    <w:rsid w:val="00EB31F4"/>
    <w:rsid w:val="00EB3C88"/>
    <w:rsid w:val="00EB3FC4"/>
    <w:rsid w:val="00EB6770"/>
    <w:rsid w:val="00EC1BAC"/>
    <w:rsid w:val="00EC2F60"/>
    <w:rsid w:val="00EC638D"/>
    <w:rsid w:val="00ED2009"/>
    <w:rsid w:val="00ED2213"/>
    <w:rsid w:val="00ED332E"/>
    <w:rsid w:val="00ED41FE"/>
    <w:rsid w:val="00ED55E1"/>
    <w:rsid w:val="00ED5C4B"/>
    <w:rsid w:val="00ED766A"/>
    <w:rsid w:val="00ED7D5C"/>
    <w:rsid w:val="00ED7F39"/>
    <w:rsid w:val="00EE04F5"/>
    <w:rsid w:val="00EE1252"/>
    <w:rsid w:val="00EE1766"/>
    <w:rsid w:val="00EE1BB4"/>
    <w:rsid w:val="00EE4A1B"/>
    <w:rsid w:val="00EE61CE"/>
    <w:rsid w:val="00EE666F"/>
    <w:rsid w:val="00EF2F83"/>
    <w:rsid w:val="00EF3D79"/>
    <w:rsid w:val="00EF461D"/>
    <w:rsid w:val="00EF5CD3"/>
    <w:rsid w:val="00EF64AE"/>
    <w:rsid w:val="00EF6812"/>
    <w:rsid w:val="00EF6959"/>
    <w:rsid w:val="00EF6AD4"/>
    <w:rsid w:val="00EF7B85"/>
    <w:rsid w:val="00EF7DBB"/>
    <w:rsid w:val="00F05C9F"/>
    <w:rsid w:val="00F06E2E"/>
    <w:rsid w:val="00F0744D"/>
    <w:rsid w:val="00F1014D"/>
    <w:rsid w:val="00F12B04"/>
    <w:rsid w:val="00F152D7"/>
    <w:rsid w:val="00F1539E"/>
    <w:rsid w:val="00F1667B"/>
    <w:rsid w:val="00F176F7"/>
    <w:rsid w:val="00F17F5B"/>
    <w:rsid w:val="00F21672"/>
    <w:rsid w:val="00F2430A"/>
    <w:rsid w:val="00F25A24"/>
    <w:rsid w:val="00F27FD5"/>
    <w:rsid w:val="00F33386"/>
    <w:rsid w:val="00F3452C"/>
    <w:rsid w:val="00F36CC7"/>
    <w:rsid w:val="00F42ED5"/>
    <w:rsid w:val="00F43095"/>
    <w:rsid w:val="00F43179"/>
    <w:rsid w:val="00F4340F"/>
    <w:rsid w:val="00F43B72"/>
    <w:rsid w:val="00F475B3"/>
    <w:rsid w:val="00F47BF6"/>
    <w:rsid w:val="00F51048"/>
    <w:rsid w:val="00F51A8E"/>
    <w:rsid w:val="00F520CC"/>
    <w:rsid w:val="00F533DA"/>
    <w:rsid w:val="00F53751"/>
    <w:rsid w:val="00F537B5"/>
    <w:rsid w:val="00F54741"/>
    <w:rsid w:val="00F54871"/>
    <w:rsid w:val="00F56EBB"/>
    <w:rsid w:val="00F61FFD"/>
    <w:rsid w:val="00F630A5"/>
    <w:rsid w:val="00F63F8D"/>
    <w:rsid w:val="00F6594A"/>
    <w:rsid w:val="00F66088"/>
    <w:rsid w:val="00F66241"/>
    <w:rsid w:val="00F66B74"/>
    <w:rsid w:val="00F6709E"/>
    <w:rsid w:val="00F6767E"/>
    <w:rsid w:val="00F717DD"/>
    <w:rsid w:val="00F726CC"/>
    <w:rsid w:val="00F72AD2"/>
    <w:rsid w:val="00F74866"/>
    <w:rsid w:val="00F758C4"/>
    <w:rsid w:val="00F75AD6"/>
    <w:rsid w:val="00F76920"/>
    <w:rsid w:val="00F77658"/>
    <w:rsid w:val="00F80C07"/>
    <w:rsid w:val="00F813B5"/>
    <w:rsid w:val="00F846DC"/>
    <w:rsid w:val="00F8486C"/>
    <w:rsid w:val="00F86E1B"/>
    <w:rsid w:val="00F912F5"/>
    <w:rsid w:val="00F91D4D"/>
    <w:rsid w:val="00F922FF"/>
    <w:rsid w:val="00F92BB1"/>
    <w:rsid w:val="00F93081"/>
    <w:rsid w:val="00F95243"/>
    <w:rsid w:val="00F958AA"/>
    <w:rsid w:val="00FA0580"/>
    <w:rsid w:val="00FA09B8"/>
    <w:rsid w:val="00FA35C8"/>
    <w:rsid w:val="00FA3A87"/>
    <w:rsid w:val="00FA408D"/>
    <w:rsid w:val="00FA4445"/>
    <w:rsid w:val="00FA601C"/>
    <w:rsid w:val="00FB087B"/>
    <w:rsid w:val="00FB1026"/>
    <w:rsid w:val="00FB1215"/>
    <w:rsid w:val="00FB3D23"/>
    <w:rsid w:val="00FB3DFC"/>
    <w:rsid w:val="00FB53AC"/>
    <w:rsid w:val="00FB5569"/>
    <w:rsid w:val="00FB6FC4"/>
    <w:rsid w:val="00FB799E"/>
    <w:rsid w:val="00FB7A5D"/>
    <w:rsid w:val="00FB7A82"/>
    <w:rsid w:val="00FB7D6D"/>
    <w:rsid w:val="00FC023C"/>
    <w:rsid w:val="00FC08A0"/>
    <w:rsid w:val="00FC1160"/>
    <w:rsid w:val="00FC14CD"/>
    <w:rsid w:val="00FC3F8E"/>
    <w:rsid w:val="00FC46CA"/>
    <w:rsid w:val="00FC4A54"/>
    <w:rsid w:val="00FC6C3A"/>
    <w:rsid w:val="00FC71B5"/>
    <w:rsid w:val="00FC73ED"/>
    <w:rsid w:val="00FC7D32"/>
    <w:rsid w:val="00FC7E34"/>
    <w:rsid w:val="00FD147C"/>
    <w:rsid w:val="00FD4834"/>
    <w:rsid w:val="00FD505D"/>
    <w:rsid w:val="00FE0FA1"/>
    <w:rsid w:val="00FE1CE5"/>
    <w:rsid w:val="00FE23BD"/>
    <w:rsid w:val="00FE3100"/>
    <w:rsid w:val="00FE6D3D"/>
    <w:rsid w:val="00FE7772"/>
    <w:rsid w:val="00FE7BFE"/>
    <w:rsid w:val="00FF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0759641-B5CB-4C34-BAA1-C77A0D029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2B2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2B28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2B2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2B2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B2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2B2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2B2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2B2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2B2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4C1A"/>
  </w:style>
  <w:style w:type="paragraph" w:styleId="a5">
    <w:name w:val="footer"/>
    <w:basedOn w:val="a"/>
    <w:link w:val="a6"/>
    <w:uiPriority w:val="99"/>
    <w:unhideWhenUsed/>
    <w:rsid w:val="00974C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4C1A"/>
  </w:style>
  <w:style w:type="character" w:styleId="a7">
    <w:name w:val="Hyperlink"/>
    <w:basedOn w:val="a0"/>
    <w:uiPriority w:val="99"/>
    <w:unhideWhenUsed/>
    <w:rsid w:val="00BA305D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B5516B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F717DD"/>
    <w:rPr>
      <w:color w:val="808080"/>
    </w:rPr>
  </w:style>
  <w:style w:type="paragraph" w:styleId="aa">
    <w:name w:val="caption"/>
    <w:basedOn w:val="a"/>
    <w:next w:val="a"/>
    <w:uiPriority w:val="35"/>
    <w:unhideWhenUsed/>
    <w:qFormat/>
    <w:rsid w:val="004C03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4A2B2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A2B2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2B2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2B2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A2B2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4A2B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A2B2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b">
    <w:name w:val="Table Grid"/>
    <w:basedOn w:val="a1"/>
    <w:uiPriority w:val="39"/>
    <w:rsid w:val="00D328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CD62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D6210"/>
    <w:rPr>
      <w:rFonts w:ascii="Tahoma" w:hAnsi="Tahoma" w:cs="Tahoma"/>
      <w:sz w:val="16"/>
      <w:szCs w:val="16"/>
    </w:rPr>
  </w:style>
  <w:style w:type="paragraph" w:styleId="ae">
    <w:name w:val="endnote text"/>
    <w:basedOn w:val="a"/>
    <w:link w:val="af"/>
    <w:uiPriority w:val="99"/>
    <w:semiHidden/>
    <w:unhideWhenUsed/>
    <w:rsid w:val="006459BB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6459BB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6459B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39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V.P.Oleynikov@inp.nsk.s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F69B8-0B75-4577-8A60-B29B04CFE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20458</TotalTime>
  <Pages>9</Pages>
  <Words>2027</Words>
  <Characters>11554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 SB RAS</Company>
  <LinksUpToDate>false</LinksUpToDate>
  <CharactersWithSpaces>13554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oleynikov</dc:creator>
  <cp:keywords/>
  <dc:description/>
  <cp:lastModifiedBy>Alexei Buzulutskov</cp:lastModifiedBy>
  <cp:revision>1656</cp:revision>
  <cp:lastPrinted>2017-07-05T10:09:00Z</cp:lastPrinted>
  <dcterms:created xsi:type="dcterms:W3CDTF">2017-05-18T09:29:00Z</dcterms:created>
  <dcterms:modified xsi:type="dcterms:W3CDTF">2017-09-12T08:24:00Z</dcterms:modified>
</cp:coreProperties>
</file>